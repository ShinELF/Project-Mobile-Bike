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1131A95" w14:textId="1D8C0A16" w:rsidR="5514D82B" w:rsidDel="005D2BF3" w:rsidRDefault="5514D82B" w:rsidP="005465BD">
      <w:pPr>
        <w:spacing w:after="3720"/>
        <w:jc w:val="center"/>
        <w:rPr>
          <w:del w:id="2" w:author="Alice TIERTANT" w:date="2026-07-16T09:47:00Z"/>
          <w:rFonts w:ascii="Aptos" w:eastAsia="Aptos" w:hAnsi="Aptos" w:cs="Aptos"/>
          <w:color w:val="000000" w:themeColor="text1"/>
          <w:sz w:val="40"/>
          <w:szCs w:val="40"/>
        </w:rPr>
      </w:pPr>
    </w:p>
    <w:p w14:paraId="18F69681" w14:textId="53848494" w:rsidR="00436C84" w:rsidRPr="001773D8" w:rsidRDefault="001773D8" w:rsidP="005D2BF3">
      <w:pPr>
        <w:pStyle w:val="Titre"/>
        <w:spacing w:before="5040"/>
        <w:pPrChange w:id="3" w:author="Alice TIERTANT" w:date="2026-07-16T09:47:00Z">
          <w:pPr>
            <w:pStyle w:val="Titre"/>
          </w:pPr>
        </w:pPrChange>
      </w:pPr>
      <w:del w:id="4" w:author="Alice TIERTANT" w:date="2026-07-16T09:47:00Z">
        <w:r w:rsidRPr="00EE35F3" w:rsidDel="005D2BF3">
          <w:delText>M</w:delText>
        </w:r>
      </w:del>
      <w:ins w:id="5" w:author="Alice TIERTANT" w:date="2026-07-16T09:47:00Z">
        <w:r w:rsidR="005D2BF3">
          <w:t>M</w:t>
        </w:r>
      </w:ins>
      <w:r w:rsidRPr="00EE35F3">
        <w:t>obil</w:t>
      </w:r>
      <w:r w:rsidR="00EE186F" w:rsidRPr="00EE35F3">
        <w:t>e</w:t>
      </w:r>
      <w:r w:rsidRPr="001773D8">
        <w:t xml:space="preserve"> Bike</w:t>
      </w:r>
    </w:p>
    <w:p w14:paraId="1EEAABA3" w14:textId="3E745818" w:rsidR="001773D8" w:rsidRDefault="001773D8" w:rsidP="00436C84">
      <w:pPr>
        <w:jc w:val="center"/>
        <w:rPr>
          <w:rFonts w:ascii="Aptos" w:eastAsia="Aptos" w:hAnsi="Aptos" w:cs="Aptos"/>
          <w:color w:val="000000" w:themeColor="text1"/>
          <w:sz w:val="40"/>
          <w:szCs w:val="40"/>
        </w:rPr>
      </w:pPr>
      <w:r>
        <w:rPr>
          <w:rFonts w:ascii="Aptos" w:eastAsia="Aptos" w:hAnsi="Aptos" w:cs="Aptos"/>
          <w:color w:val="000000" w:themeColor="text1"/>
          <w:sz w:val="40"/>
          <w:szCs w:val="40"/>
        </w:rPr>
        <w:t>Cahier des charges</w:t>
      </w:r>
    </w:p>
    <w:p w14:paraId="2FFF81F7" w14:textId="76546ADC" w:rsidR="00436C84" w:rsidRDefault="00436C84" w:rsidP="00436C84">
      <w:pPr>
        <w:jc w:val="center"/>
        <w:rPr>
          <w:rFonts w:ascii="Aptos" w:eastAsia="Aptos" w:hAnsi="Aptos" w:cs="Aptos"/>
          <w:color w:val="000000" w:themeColor="text1"/>
          <w:sz w:val="40"/>
          <w:szCs w:val="40"/>
        </w:rPr>
      </w:pPr>
      <w:r>
        <w:rPr>
          <w:rFonts w:ascii="Aptos" w:eastAsia="Aptos" w:hAnsi="Aptos" w:cs="Aptos"/>
          <w:color w:val="000000" w:themeColor="text1"/>
          <w:sz w:val="40"/>
          <w:szCs w:val="40"/>
        </w:rPr>
        <w:br w:type="page"/>
      </w:r>
    </w:p>
    <w:sdt>
      <w:sdtPr>
        <w:rPr>
          <w:rFonts w:asciiTheme="minorHAnsi" w:eastAsiaTheme="minorHAnsi" w:hAnsiTheme="minorHAnsi" w:cstheme="minorBidi"/>
          <w:color w:val="auto"/>
          <w:kern w:val="2"/>
          <w:sz w:val="24"/>
          <w:szCs w:val="24"/>
          <w:lang w:eastAsia="en-US"/>
          <w14:ligatures w14:val="standardContextual"/>
        </w:rPr>
        <w:id w:val="1748765768"/>
        <w:docPartObj>
          <w:docPartGallery w:val="Table of Contents"/>
          <w:docPartUnique/>
        </w:docPartObj>
      </w:sdtPr>
      <w:sdtEndPr>
        <w:rPr>
          <w:b/>
          <w:bCs/>
        </w:rPr>
      </w:sdtEndPr>
      <w:sdtContent>
        <w:p w14:paraId="7A6003B0" w14:textId="0D132FD2" w:rsidR="002B58C3" w:rsidRDefault="002B58C3">
          <w:pPr>
            <w:pStyle w:val="En-ttedetabledesmatires"/>
          </w:pPr>
          <w:r>
            <w:t>Table des matières</w:t>
          </w:r>
        </w:p>
        <w:p w14:paraId="7A73B905" w14:textId="3E6CBAC1" w:rsidR="005D2BF3" w:rsidRDefault="002B58C3">
          <w:pPr>
            <w:pStyle w:val="TM1"/>
            <w:tabs>
              <w:tab w:val="left" w:pos="960"/>
              <w:tab w:val="right" w:leader="dot" w:pos="9062"/>
            </w:tabs>
            <w:rPr>
              <w:ins w:id="6" w:author="Alice TIERTANT" w:date="2026-07-16T09:50:00Z"/>
              <w:rFonts w:eastAsiaTheme="minorEastAsia"/>
              <w:noProof/>
              <w:lang w:eastAsia="fr-FR"/>
            </w:rPr>
          </w:pPr>
          <w:r>
            <w:fldChar w:fldCharType="begin"/>
          </w:r>
          <w:r>
            <w:instrText xml:space="preserve"> TOC \o "1-3" \h \z \u </w:instrText>
          </w:r>
          <w:r>
            <w:fldChar w:fldCharType="separate"/>
          </w:r>
          <w:ins w:id="7" w:author="Alice TIERTANT" w:date="2026-07-16T09:50:00Z">
            <w:r w:rsidR="005D2BF3" w:rsidRPr="00826B21">
              <w:rPr>
                <w:rStyle w:val="Lienhypertexte"/>
                <w:noProof/>
              </w:rPr>
              <w:fldChar w:fldCharType="begin"/>
            </w:r>
            <w:r w:rsidR="005D2BF3" w:rsidRPr="00826B21">
              <w:rPr>
                <w:rStyle w:val="Lienhypertexte"/>
                <w:noProof/>
              </w:rPr>
              <w:instrText xml:space="preserve"> </w:instrText>
            </w:r>
            <w:r w:rsidR="005D2BF3">
              <w:rPr>
                <w:noProof/>
              </w:rPr>
              <w:instrText>HYPERLINK \l "_Toc235087842"</w:instrText>
            </w:r>
            <w:r w:rsidR="005D2BF3" w:rsidRPr="00826B21">
              <w:rPr>
                <w:rStyle w:val="Lienhypertexte"/>
                <w:noProof/>
              </w:rPr>
              <w:instrText xml:space="preserve"> </w:instrText>
            </w:r>
            <w:r w:rsidR="005D2BF3" w:rsidRPr="00826B21">
              <w:rPr>
                <w:rStyle w:val="Lienhypertexte"/>
                <w:noProof/>
              </w:rPr>
            </w:r>
            <w:r w:rsidR="005D2BF3" w:rsidRPr="00826B21">
              <w:rPr>
                <w:rStyle w:val="Lienhypertexte"/>
                <w:noProof/>
              </w:rPr>
              <w:fldChar w:fldCharType="separate"/>
            </w:r>
            <w:r w:rsidR="005D2BF3" w:rsidRPr="00826B21">
              <w:rPr>
                <w:rStyle w:val="Lienhypertexte"/>
                <w:rFonts w:eastAsia="Aptos"/>
                <w:noProof/>
              </w:rPr>
              <w:t>I.</w:t>
            </w:r>
            <w:r w:rsidR="005D2BF3">
              <w:rPr>
                <w:rFonts w:eastAsiaTheme="minorEastAsia"/>
                <w:noProof/>
                <w:lang w:eastAsia="fr-FR"/>
              </w:rPr>
              <w:tab/>
            </w:r>
            <w:r w:rsidR="005D2BF3" w:rsidRPr="00826B21">
              <w:rPr>
                <w:rStyle w:val="Lienhypertexte"/>
                <w:rFonts w:eastAsia="Aptos"/>
                <w:noProof/>
              </w:rPr>
              <w:t>Contexte général</w:t>
            </w:r>
            <w:r w:rsidR="005D2BF3">
              <w:rPr>
                <w:noProof/>
                <w:webHidden/>
              </w:rPr>
              <w:tab/>
            </w:r>
            <w:r w:rsidR="005D2BF3">
              <w:rPr>
                <w:noProof/>
                <w:webHidden/>
              </w:rPr>
              <w:fldChar w:fldCharType="begin"/>
            </w:r>
            <w:r w:rsidR="005D2BF3">
              <w:rPr>
                <w:noProof/>
                <w:webHidden/>
              </w:rPr>
              <w:instrText xml:space="preserve"> PAGEREF _Toc235087842 \h </w:instrText>
            </w:r>
            <w:r w:rsidR="005D2BF3">
              <w:rPr>
                <w:noProof/>
                <w:webHidden/>
              </w:rPr>
            </w:r>
          </w:ins>
          <w:r w:rsidR="005D2BF3">
            <w:rPr>
              <w:noProof/>
              <w:webHidden/>
            </w:rPr>
            <w:fldChar w:fldCharType="separate"/>
          </w:r>
          <w:ins w:id="8" w:author="Alice TIERTANT" w:date="2026-07-16T09:50:00Z">
            <w:r w:rsidR="005D2BF3">
              <w:rPr>
                <w:noProof/>
                <w:webHidden/>
              </w:rPr>
              <w:t>3</w:t>
            </w:r>
            <w:r w:rsidR="005D2BF3">
              <w:rPr>
                <w:noProof/>
                <w:webHidden/>
              </w:rPr>
              <w:fldChar w:fldCharType="end"/>
            </w:r>
            <w:r w:rsidR="005D2BF3" w:rsidRPr="00826B21">
              <w:rPr>
                <w:rStyle w:val="Lienhypertexte"/>
                <w:noProof/>
              </w:rPr>
              <w:fldChar w:fldCharType="end"/>
            </w:r>
          </w:ins>
        </w:p>
        <w:p w14:paraId="448DF34C" w14:textId="5B88296B" w:rsidR="005D2BF3" w:rsidRDefault="005D2BF3">
          <w:pPr>
            <w:pStyle w:val="TM2"/>
            <w:tabs>
              <w:tab w:val="left" w:pos="1200"/>
              <w:tab w:val="right" w:leader="dot" w:pos="9062"/>
            </w:tabs>
            <w:rPr>
              <w:ins w:id="9" w:author="Alice TIERTANT" w:date="2026-07-16T09:50:00Z"/>
              <w:rFonts w:eastAsiaTheme="minorEastAsia"/>
              <w:noProof/>
              <w:lang w:eastAsia="fr-FR"/>
            </w:rPr>
          </w:pPr>
          <w:ins w:id="10"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"_Toc235087843"</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a.</w:t>
            </w:r>
            <w:r>
              <w:rPr>
                <w:rFonts w:eastAsiaTheme="minorEastAsia"/>
                <w:noProof/>
                <w:lang w:eastAsia="fr-FR"/>
              </w:rPr>
              <w:tab/>
            </w:r>
            <w:r w:rsidRPr="00826B21">
              <w:rPr>
                <w:rStyle w:val="Lienhypertexte"/>
                <w:noProof/>
              </w:rPr>
              <w:t>L’entreprise</w:t>
            </w:r>
            <w:r>
              <w:rPr>
                <w:noProof/>
                <w:webHidden/>
              </w:rPr>
              <w:tab/>
            </w:r>
            <w:r>
              <w:rPr>
                <w:noProof/>
                <w:webHidden/>
              </w:rPr>
              <w:fldChar w:fldCharType="begin"/>
            </w:r>
            <w:r>
              <w:rPr>
                <w:noProof/>
                <w:webHidden/>
              </w:rPr>
              <w:instrText xml:space="preserve"> PAGEREF _Toc235087843 \h </w:instrText>
            </w:r>
            <w:r>
              <w:rPr>
                <w:noProof/>
                <w:webHidden/>
              </w:rPr>
            </w:r>
          </w:ins>
          <w:r>
            <w:rPr>
              <w:noProof/>
              <w:webHidden/>
            </w:rPr>
            <w:fldChar w:fldCharType="separate"/>
          </w:r>
          <w:ins w:id="11" w:author="Alice TIERTANT" w:date="2026-07-16T09:50:00Z">
            <w:r>
              <w:rPr>
                <w:noProof/>
                <w:webHidden/>
              </w:rPr>
              <w:t>3</w:t>
            </w:r>
            <w:r>
              <w:rPr>
                <w:noProof/>
                <w:webHidden/>
              </w:rPr>
              <w:fldChar w:fldCharType="end"/>
            </w:r>
            <w:r w:rsidRPr="00826B21">
              <w:rPr>
                <w:rStyle w:val="Lienhypertexte"/>
                <w:noProof/>
              </w:rPr>
              <w:fldChar w:fldCharType="end"/>
            </w:r>
          </w:ins>
        </w:p>
        <w:p w14:paraId="14BB7577" w14:textId="0DB02502" w:rsidR="005D2BF3" w:rsidRDefault="005D2BF3">
          <w:pPr>
            <w:pStyle w:val="TM2"/>
            <w:tabs>
              <w:tab w:val="left" w:pos="1200"/>
              <w:tab w:val="right" w:leader="dot" w:pos="9062"/>
            </w:tabs>
            <w:rPr>
              <w:ins w:id="12" w:author="Alice TIERTANT" w:date="2026-07-16T09:50:00Z"/>
              <w:rFonts w:eastAsiaTheme="minorEastAsia"/>
              <w:noProof/>
              <w:lang w:eastAsia="fr-FR"/>
            </w:rPr>
          </w:pPr>
          <w:ins w:id="13"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"_Toc235087844"</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b.</w:t>
            </w:r>
            <w:r>
              <w:rPr>
                <w:rFonts w:eastAsiaTheme="minorEastAsia"/>
                <w:noProof/>
                <w:lang w:eastAsia="fr-FR"/>
              </w:rPr>
              <w:tab/>
            </w:r>
            <w:r w:rsidRPr="00826B21">
              <w:rPr>
                <w:rStyle w:val="Lienhypertexte"/>
                <w:rFonts w:eastAsia="Aptos"/>
                <w:noProof/>
              </w:rPr>
              <w:t>Présentation de l’équipe</w:t>
            </w:r>
            <w:r>
              <w:rPr>
                <w:noProof/>
                <w:webHidden/>
              </w:rPr>
              <w:tab/>
            </w:r>
            <w:r>
              <w:rPr>
                <w:noProof/>
                <w:webHidden/>
              </w:rPr>
              <w:fldChar w:fldCharType="begin"/>
            </w:r>
            <w:r>
              <w:rPr>
                <w:noProof/>
                <w:webHidden/>
              </w:rPr>
              <w:instrText xml:space="preserve"> PAGEREF _Toc235087844 \h </w:instrText>
            </w:r>
            <w:r>
              <w:rPr>
                <w:noProof/>
                <w:webHidden/>
              </w:rPr>
            </w:r>
          </w:ins>
          <w:r>
            <w:rPr>
              <w:noProof/>
              <w:webHidden/>
            </w:rPr>
            <w:fldChar w:fldCharType="separate"/>
          </w:r>
          <w:ins w:id="14" w:author="Alice TIERTANT" w:date="2026-07-16T09:50:00Z">
            <w:r>
              <w:rPr>
                <w:noProof/>
                <w:webHidden/>
              </w:rPr>
              <w:t>3</w:t>
            </w:r>
            <w:r>
              <w:rPr>
                <w:noProof/>
                <w:webHidden/>
              </w:rPr>
              <w:fldChar w:fldCharType="end"/>
            </w:r>
            <w:r w:rsidRPr="00826B21">
              <w:rPr>
                <w:rStyle w:val="Lienhypertexte"/>
                <w:noProof/>
              </w:rPr>
              <w:fldChar w:fldCharType="end"/>
            </w:r>
          </w:ins>
        </w:p>
        <w:p w14:paraId="76961B50" w14:textId="3B229AD5" w:rsidR="005D2BF3" w:rsidRDefault="005D2BF3">
          <w:pPr>
            <w:pStyle w:val="TM2"/>
            <w:tabs>
              <w:tab w:val="left" w:pos="1200"/>
              <w:tab w:val="right" w:leader="dot" w:pos="9062"/>
            </w:tabs>
            <w:rPr>
              <w:ins w:id="15" w:author="Alice TIERTANT" w:date="2026-07-16T09:50:00Z"/>
              <w:rFonts w:eastAsiaTheme="minorEastAsia"/>
              <w:noProof/>
              <w:lang w:eastAsia="fr-FR"/>
            </w:rPr>
          </w:pPr>
          <w:ins w:id="16"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"_Toc235087845"</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c.</w:t>
            </w:r>
            <w:r>
              <w:rPr>
                <w:rFonts w:eastAsiaTheme="minorEastAsia"/>
                <w:noProof/>
                <w:lang w:eastAsia="fr-FR"/>
              </w:rPr>
              <w:tab/>
            </w:r>
            <w:r w:rsidRPr="00826B21">
              <w:rPr>
                <w:rStyle w:val="Lienhypertexte"/>
                <w:rFonts w:eastAsia="Aptos"/>
                <w:noProof/>
              </w:rPr>
              <w:t>Objectifs et enjeux du site web</w:t>
            </w:r>
            <w:r>
              <w:rPr>
                <w:noProof/>
                <w:webHidden/>
              </w:rPr>
              <w:tab/>
            </w:r>
            <w:r>
              <w:rPr>
                <w:noProof/>
                <w:webHidden/>
              </w:rPr>
              <w:fldChar w:fldCharType="begin"/>
            </w:r>
            <w:r>
              <w:rPr>
                <w:noProof/>
                <w:webHidden/>
              </w:rPr>
              <w:instrText xml:space="preserve"> PAGEREF _Toc235087845 \h </w:instrText>
            </w:r>
            <w:r>
              <w:rPr>
                <w:noProof/>
                <w:webHidden/>
              </w:rPr>
            </w:r>
          </w:ins>
          <w:r>
            <w:rPr>
              <w:noProof/>
              <w:webHidden/>
            </w:rPr>
            <w:fldChar w:fldCharType="separate"/>
          </w:r>
          <w:ins w:id="17" w:author="Alice TIERTANT" w:date="2026-07-16T09:50:00Z">
            <w:r>
              <w:rPr>
                <w:noProof/>
                <w:webHidden/>
              </w:rPr>
              <w:t>4</w:t>
            </w:r>
            <w:r>
              <w:rPr>
                <w:noProof/>
                <w:webHidden/>
              </w:rPr>
              <w:fldChar w:fldCharType="end"/>
            </w:r>
            <w:r w:rsidRPr="00826B21">
              <w:rPr>
                <w:rStyle w:val="Lienhypertexte"/>
                <w:noProof/>
              </w:rPr>
              <w:fldChar w:fldCharType="end"/>
            </w:r>
          </w:ins>
        </w:p>
        <w:p w14:paraId="77A2B808" w14:textId="55E9C368" w:rsidR="005D2BF3" w:rsidRDefault="005D2BF3">
          <w:pPr>
            <w:pStyle w:val="TM2"/>
            <w:tabs>
              <w:tab w:val="left" w:pos="1200"/>
              <w:tab w:val="right" w:leader="dot" w:pos="9062"/>
            </w:tabs>
            <w:rPr>
              <w:ins w:id="18" w:author="Alice TIERTANT" w:date="2026-07-16T09:50:00Z"/>
              <w:rFonts w:eastAsiaTheme="minorEastAsia"/>
              <w:noProof/>
              <w:lang w:eastAsia="fr-FR"/>
            </w:rPr>
          </w:pPr>
          <w:ins w:id="19"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"_Toc235087846"</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d.</w:t>
            </w:r>
            <w:r>
              <w:rPr>
                <w:rFonts w:eastAsiaTheme="minorEastAsia"/>
                <w:noProof/>
                <w:lang w:eastAsia="fr-FR"/>
              </w:rPr>
              <w:tab/>
            </w:r>
            <w:r w:rsidRPr="00826B21">
              <w:rPr>
                <w:rStyle w:val="Lienhypertexte"/>
                <w:rFonts w:eastAsia="Aptos"/>
                <w:noProof/>
              </w:rPr>
              <w:t>Contexte général et enjeux</w:t>
            </w:r>
            <w:r>
              <w:rPr>
                <w:noProof/>
                <w:webHidden/>
              </w:rPr>
              <w:tab/>
            </w:r>
            <w:r>
              <w:rPr>
                <w:noProof/>
                <w:webHidden/>
              </w:rPr>
              <w:fldChar w:fldCharType="begin"/>
            </w:r>
            <w:r>
              <w:rPr>
                <w:noProof/>
                <w:webHidden/>
              </w:rPr>
              <w:instrText xml:space="preserve"> PAGEREF _Toc235087846 \h </w:instrText>
            </w:r>
            <w:r>
              <w:rPr>
                <w:noProof/>
                <w:webHidden/>
              </w:rPr>
            </w:r>
          </w:ins>
          <w:r>
            <w:rPr>
              <w:noProof/>
              <w:webHidden/>
            </w:rPr>
            <w:fldChar w:fldCharType="separate"/>
          </w:r>
          <w:ins w:id="20" w:author="Alice TIERTANT" w:date="2026-07-16T09:50:00Z">
            <w:r>
              <w:rPr>
                <w:noProof/>
                <w:webHidden/>
              </w:rPr>
              <w:t>4</w:t>
            </w:r>
            <w:r>
              <w:rPr>
                <w:noProof/>
                <w:webHidden/>
              </w:rPr>
              <w:fldChar w:fldCharType="end"/>
            </w:r>
            <w:r w:rsidRPr="00826B21">
              <w:rPr>
                <w:rStyle w:val="Lienhypertexte"/>
                <w:noProof/>
              </w:rPr>
              <w:fldChar w:fldCharType="end"/>
            </w:r>
          </w:ins>
        </w:p>
        <w:p w14:paraId="387B015E" w14:textId="1A1F4B5B" w:rsidR="005D2BF3" w:rsidRDefault="005D2BF3">
          <w:pPr>
            <w:pStyle w:val="TM2"/>
            <w:tabs>
              <w:tab w:val="left" w:pos="1200"/>
              <w:tab w:val="right" w:leader="dot" w:pos="9062"/>
            </w:tabs>
            <w:rPr>
              <w:ins w:id="21" w:author="Alice TIERTANT" w:date="2026-07-16T09:50:00Z"/>
              <w:rFonts w:eastAsiaTheme="minorEastAsia"/>
              <w:noProof/>
              <w:lang w:eastAsia="fr-FR"/>
            </w:rPr>
          </w:pPr>
          <w:ins w:id="22"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"_Toc235087847"</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e.</w:t>
            </w:r>
            <w:r>
              <w:rPr>
                <w:rFonts w:eastAsiaTheme="minorEastAsia"/>
                <w:noProof/>
                <w:lang w:eastAsia="fr-FR"/>
              </w:rPr>
              <w:tab/>
            </w:r>
            <w:r w:rsidRPr="00826B21">
              <w:rPr>
                <w:rStyle w:val="Lienhypertexte"/>
                <w:rFonts w:eastAsia="Aptos"/>
                <w:noProof/>
              </w:rPr>
              <w:t>Objet du site web</w:t>
            </w:r>
            <w:r>
              <w:rPr>
                <w:noProof/>
                <w:webHidden/>
              </w:rPr>
              <w:tab/>
            </w:r>
            <w:r>
              <w:rPr>
                <w:noProof/>
                <w:webHidden/>
              </w:rPr>
              <w:fldChar w:fldCharType="begin"/>
            </w:r>
            <w:r>
              <w:rPr>
                <w:noProof/>
                <w:webHidden/>
              </w:rPr>
              <w:instrText xml:space="preserve"> PAGEREF _Toc235087847 \h </w:instrText>
            </w:r>
            <w:r>
              <w:rPr>
                <w:noProof/>
                <w:webHidden/>
              </w:rPr>
            </w:r>
          </w:ins>
          <w:r>
            <w:rPr>
              <w:noProof/>
              <w:webHidden/>
            </w:rPr>
            <w:fldChar w:fldCharType="separate"/>
          </w:r>
          <w:ins w:id="23" w:author="Alice TIERTANT" w:date="2026-07-16T09:50:00Z">
            <w:r>
              <w:rPr>
                <w:noProof/>
                <w:webHidden/>
              </w:rPr>
              <w:t>5</w:t>
            </w:r>
            <w:r>
              <w:rPr>
                <w:noProof/>
                <w:webHidden/>
              </w:rPr>
              <w:fldChar w:fldCharType="end"/>
            </w:r>
            <w:r w:rsidRPr="00826B21">
              <w:rPr>
                <w:rStyle w:val="Lienhypertexte"/>
                <w:noProof/>
              </w:rPr>
              <w:fldChar w:fldCharType="end"/>
            </w:r>
          </w:ins>
        </w:p>
        <w:p w14:paraId="61F053BB" w14:textId="06CC3087" w:rsidR="005D2BF3" w:rsidRDefault="005D2BF3">
          <w:pPr>
            <w:pStyle w:val="TM2"/>
            <w:tabs>
              <w:tab w:val="left" w:pos="1200"/>
              <w:tab w:val="right" w:leader="dot" w:pos="9062"/>
            </w:tabs>
            <w:rPr>
              <w:ins w:id="24" w:author="Alice TIERTANT" w:date="2026-07-16T09:50:00Z"/>
              <w:rFonts w:eastAsiaTheme="minorEastAsia"/>
              <w:noProof/>
              <w:lang w:eastAsia="fr-FR"/>
            </w:rPr>
          </w:pPr>
          <w:ins w:id="25"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"_Toc235087848"</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f.</w:t>
            </w:r>
            <w:r>
              <w:rPr>
                <w:rFonts w:eastAsiaTheme="minorEastAsia"/>
                <w:noProof/>
                <w:lang w:eastAsia="fr-FR"/>
              </w:rPr>
              <w:tab/>
            </w:r>
            <w:r w:rsidRPr="00826B21">
              <w:rPr>
                <w:rStyle w:val="Lienhypertexte"/>
                <w:rFonts w:eastAsia="Aptos"/>
                <w:noProof/>
              </w:rPr>
              <w:t>Public cible</w:t>
            </w:r>
            <w:r>
              <w:rPr>
                <w:noProof/>
                <w:webHidden/>
              </w:rPr>
              <w:tab/>
            </w:r>
            <w:r>
              <w:rPr>
                <w:noProof/>
                <w:webHidden/>
              </w:rPr>
              <w:fldChar w:fldCharType="begin"/>
            </w:r>
            <w:r>
              <w:rPr>
                <w:noProof/>
                <w:webHidden/>
              </w:rPr>
              <w:instrText xml:space="preserve"> PAGEREF _Toc235087848 \h </w:instrText>
            </w:r>
            <w:r>
              <w:rPr>
                <w:noProof/>
                <w:webHidden/>
              </w:rPr>
            </w:r>
          </w:ins>
          <w:r>
            <w:rPr>
              <w:noProof/>
              <w:webHidden/>
            </w:rPr>
            <w:fldChar w:fldCharType="separate"/>
          </w:r>
          <w:ins w:id="26" w:author="Alice TIERTANT" w:date="2026-07-16T09:50:00Z">
            <w:r>
              <w:rPr>
                <w:noProof/>
                <w:webHidden/>
              </w:rPr>
              <w:t>5</w:t>
            </w:r>
            <w:r>
              <w:rPr>
                <w:noProof/>
                <w:webHidden/>
              </w:rPr>
              <w:fldChar w:fldCharType="end"/>
            </w:r>
            <w:r w:rsidRPr="00826B21">
              <w:rPr>
                <w:rStyle w:val="Lienhypertexte"/>
                <w:noProof/>
              </w:rPr>
              <w:fldChar w:fldCharType="end"/>
            </w:r>
          </w:ins>
        </w:p>
        <w:p w14:paraId="5BC90BF1" w14:textId="077E516C" w:rsidR="005D2BF3" w:rsidRDefault="005D2BF3">
          <w:pPr>
            <w:pStyle w:val="TM2"/>
            <w:tabs>
              <w:tab w:val="left" w:pos="1200"/>
              <w:tab w:val="right" w:leader="dot" w:pos="9062"/>
            </w:tabs>
            <w:rPr>
              <w:ins w:id="27" w:author="Alice TIERTANT" w:date="2026-07-16T09:50:00Z"/>
              <w:rFonts w:eastAsiaTheme="minorEastAsia"/>
              <w:noProof/>
              <w:lang w:eastAsia="fr-FR"/>
            </w:rPr>
          </w:pPr>
          <w:ins w:id="28"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"_Toc235087858"</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g.</w:t>
            </w:r>
            <w:r>
              <w:rPr>
                <w:rFonts w:eastAsiaTheme="minorEastAsia"/>
                <w:noProof/>
                <w:lang w:eastAsia="fr-FR"/>
              </w:rPr>
              <w:tab/>
            </w:r>
            <w:r w:rsidRPr="00826B21">
              <w:rPr>
                <w:rStyle w:val="Lienhypertexte"/>
                <w:rFonts w:eastAsia="Aptos"/>
                <w:noProof/>
              </w:rPr>
              <w:t>Budget</w:t>
            </w:r>
            <w:r>
              <w:rPr>
                <w:noProof/>
                <w:webHidden/>
              </w:rPr>
              <w:tab/>
            </w:r>
            <w:r>
              <w:rPr>
                <w:noProof/>
                <w:webHidden/>
              </w:rPr>
              <w:fldChar w:fldCharType="begin"/>
            </w:r>
            <w:r>
              <w:rPr>
                <w:noProof/>
                <w:webHidden/>
              </w:rPr>
              <w:instrText xml:space="preserve"> PAGEREF _Toc235087858 \h </w:instrText>
            </w:r>
            <w:r>
              <w:rPr>
                <w:noProof/>
                <w:webHidden/>
              </w:rPr>
            </w:r>
          </w:ins>
          <w:r>
            <w:rPr>
              <w:noProof/>
              <w:webHidden/>
            </w:rPr>
            <w:fldChar w:fldCharType="separate"/>
          </w:r>
          <w:ins w:id="29" w:author="Alice TIERTANT" w:date="2026-07-16T09:50:00Z">
            <w:r>
              <w:rPr>
                <w:noProof/>
                <w:webHidden/>
              </w:rPr>
              <w:t>5</w:t>
            </w:r>
            <w:r>
              <w:rPr>
                <w:noProof/>
                <w:webHidden/>
              </w:rPr>
              <w:fldChar w:fldCharType="end"/>
            </w:r>
            <w:r w:rsidRPr="00826B21">
              <w:rPr>
                <w:rStyle w:val="Lienhypertexte"/>
                <w:noProof/>
              </w:rPr>
              <w:fldChar w:fldCharType="end"/>
            </w:r>
          </w:ins>
        </w:p>
        <w:p w14:paraId="4ADC02AD" w14:textId="1E69C55D" w:rsidR="005D2BF3" w:rsidRDefault="005D2BF3">
          <w:pPr>
            <w:pStyle w:val="TM2"/>
            <w:tabs>
              <w:tab w:val="left" w:pos="1200"/>
              <w:tab w:val="right" w:leader="dot" w:pos="9062"/>
            </w:tabs>
            <w:rPr>
              <w:ins w:id="30" w:author="Alice TIERTANT" w:date="2026-07-16T09:50:00Z"/>
              <w:rFonts w:eastAsiaTheme="minorEastAsia"/>
              <w:noProof/>
              <w:lang w:eastAsia="fr-FR"/>
            </w:rPr>
          </w:pPr>
          <w:ins w:id="31"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"_Toc235087859"</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h.</w:t>
            </w:r>
            <w:r>
              <w:rPr>
                <w:rFonts w:eastAsiaTheme="minorEastAsia"/>
                <w:noProof/>
                <w:lang w:eastAsia="fr-FR"/>
              </w:rPr>
              <w:tab/>
            </w:r>
            <w:r w:rsidRPr="00826B21">
              <w:rPr>
                <w:rStyle w:val="Lienhypertexte"/>
                <w:rFonts w:eastAsia="Aptos"/>
                <w:noProof/>
              </w:rPr>
              <w:t>Organisation</w:t>
            </w:r>
            <w:r>
              <w:rPr>
                <w:noProof/>
                <w:webHidden/>
              </w:rPr>
              <w:tab/>
            </w:r>
            <w:r>
              <w:rPr>
                <w:noProof/>
                <w:webHidden/>
              </w:rPr>
              <w:fldChar w:fldCharType="begin"/>
            </w:r>
            <w:r>
              <w:rPr>
                <w:noProof/>
                <w:webHidden/>
              </w:rPr>
              <w:instrText xml:space="preserve"> PAGEREF _Toc235087859 \h </w:instrText>
            </w:r>
            <w:r>
              <w:rPr>
                <w:noProof/>
                <w:webHidden/>
              </w:rPr>
            </w:r>
          </w:ins>
          <w:r>
            <w:rPr>
              <w:noProof/>
              <w:webHidden/>
            </w:rPr>
            <w:fldChar w:fldCharType="separate"/>
          </w:r>
          <w:ins w:id="32" w:author="Alice TIERTANT" w:date="2026-07-16T09:50:00Z">
            <w:r>
              <w:rPr>
                <w:noProof/>
                <w:webHidden/>
              </w:rPr>
              <w:t>5</w:t>
            </w:r>
            <w:r>
              <w:rPr>
                <w:noProof/>
                <w:webHidden/>
              </w:rPr>
              <w:fldChar w:fldCharType="end"/>
            </w:r>
            <w:r w:rsidRPr="00826B21">
              <w:rPr>
                <w:rStyle w:val="Lienhypertexte"/>
                <w:noProof/>
              </w:rPr>
              <w:fldChar w:fldCharType="end"/>
            </w:r>
          </w:ins>
        </w:p>
        <w:p w14:paraId="755F96CA" w14:textId="00E5B655" w:rsidR="005D2BF3" w:rsidRDefault="005D2BF3">
          <w:pPr>
            <w:pStyle w:val="TM2"/>
            <w:tabs>
              <w:tab w:val="left" w:pos="1200"/>
              <w:tab w:val="right" w:leader="dot" w:pos="9062"/>
            </w:tabs>
            <w:rPr>
              <w:ins w:id="33" w:author="Alice TIERTANT" w:date="2026-07-16T09:50:00Z"/>
              <w:rFonts w:eastAsiaTheme="minorEastAsia"/>
              <w:noProof/>
              <w:lang w:eastAsia="fr-FR"/>
            </w:rPr>
          </w:pPr>
          <w:ins w:id="34"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"_Toc235087860"</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i.</w:t>
            </w:r>
            <w:r>
              <w:rPr>
                <w:rFonts w:eastAsiaTheme="minorEastAsia"/>
                <w:noProof/>
                <w:lang w:eastAsia="fr-FR"/>
              </w:rPr>
              <w:tab/>
            </w:r>
            <w:r w:rsidRPr="00826B21">
              <w:rPr>
                <w:rStyle w:val="Lienhypertexte"/>
                <w:rFonts w:eastAsia="Aptos"/>
                <w:noProof/>
              </w:rPr>
              <w:t>Planning</w:t>
            </w:r>
            <w:r>
              <w:rPr>
                <w:noProof/>
                <w:webHidden/>
              </w:rPr>
              <w:tab/>
            </w:r>
            <w:r>
              <w:rPr>
                <w:noProof/>
                <w:webHidden/>
              </w:rPr>
              <w:fldChar w:fldCharType="begin"/>
            </w:r>
            <w:r>
              <w:rPr>
                <w:noProof/>
                <w:webHidden/>
              </w:rPr>
              <w:instrText xml:space="preserve"> PAGEREF _Toc235087860 \h </w:instrText>
            </w:r>
            <w:r>
              <w:rPr>
                <w:noProof/>
                <w:webHidden/>
              </w:rPr>
            </w:r>
          </w:ins>
          <w:r>
            <w:rPr>
              <w:noProof/>
              <w:webHidden/>
            </w:rPr>
            <w:fldChar w:fldCharType="separate"/>
          </w:r>
          <w:ins w:id="35" w:author="Alice TIERTANT" w:date="2026-07-16T09:50:00Z">
            <w:r>
              <w:rPr>
                <w:noProof/>
                <w:webHidden/>
              </w:rPr>
              <w:t>6</w:t>
            </w:r>
            <w:r>
              <w:rPr>
                <w:noProof/>
                <w:webHidden/>
              </w:rPr>
              <w:fldChar w:fldCharType="end"/>
            </w:r>
            <w:r w:rsidRPr="00826B21">
              <w:rPr>
                <w:rStyle w:val="Lienhypertexte"/>
                <w:noProof/>
              </w:rPr>
              <w:fldChar w:fldCharType="end"/>
            </w:r>
          </w:ins>
        </w:p>
        <w:p w14:paraId="6F28AB75" w14:textId="3327F901" w:rsidR="005D2BF3" w:rsidRDefault="005D2BF3">
          <w:pPr>
            <w:pStyle w:val="TM1"/>
            <w:tabs>
              <w:tab w:val="left" w:pos="960"/>
              <w:tab w:val="right" w:leader="dot" w:pos="9062"/>
            </w:tabs>
            <w:rPr>
              <w:ins w:id="36" w:author="Alice TIERTANT" w:date="2026-07-16T09:50:00Z"/>
              <w:rFonts w:eastAsiaTheme="minorEastAsia"/>
              <w:noProof/>
              <w:lang w:eastAsia="fr-FR"/>
            </w:rPr>
          </w:pPr>
          <w:ins w:id="37"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"_Toc235087861"</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rFonts w:eastAsia="Aptos"/>
                <w:noProof/>
              </w:rPr>
              <w:t>II.</w:t>
            </w:r>
            <w:r>
              <w:rPr>
                <w:rFonts w:eastAsiaTheme="minorEastAsia"/>
                <w:noProof/>
                <w:lang w:eastAsia="fr-FR"/>
              </w:rPr>
              <w:tab/>
            </w:r>
            <w:r w:rsidRPr="00826B21">
              <w:rPr>
                <w:rStyle w:val="Lienhypertexte"/>
                <w:rFonts w:eastAsia="Aptos"/>
                <w:noProof/>
              </w:rPr>
              <w:t>Les besoins fonctionnels</w:t>
            </w:r>
            <w:r>
              <w:rPr>
                <w:noProof/>
                <w:webHidden/>
              </w:rPr>
              <w:tab/>
            </w:r>
            <w:r>
              <w:rPr>
                <w:noProof/>
                <w:webHidden/>
              </w:rPr>
              <w:fldChar w:fldCharType="begin"/>
            </w:r>
            <w:r>
              <w:rPr>
                <w:noProof/>
                <w:webHidden/>
              </w:rPr>
              <w:instrText xml:space="preserve"> PAGEREF _Toc235087861 \h </w:instrText>
            </w:r>
            <w:r>
              <w:rPr>
                <w:noProof/>
                <w:webHidden/>
              </w:rPr>
            </w:r>
          </w:ins>
          <w:r>
            <w:rPr>
              <w:noProof/>
              <w:webHidden/>
            </w:rPr>
            <w:fldChar w:fldCharType="separate"/>
          </w:r>
          <w:ins w:id="38" w:author="Alice TIERTANT" w:date="2026-07-16T09:50:00Z">
            <w:r>
              <w:rPr>
                <w:noProof/>
                <w:webHidden/>
              </w:rPr>
              <w:t>8</w:t>
            </w:r>
            <w:r>
              <w:rPr>
                <w:noProof/>
                <w:webHidden/>
              </w:rPr>
              <w:fldChar w:fldCharType="end"/>
            </w:r>
            <w:r w:rsidRPr="00826B21">
              <w:rPr>
                <w:rStyle w:val="Lienhypertexte"/>
                <w:noProof/>
              </w:rPr>
              <w:fldChar w:fldCharType="end"/>
            </w:r>
          </w:ins>
        </w:p>
        <w:p w14:paraId="06468CE3" w14:textId="7FD00F2D" w:rsidR="005D2BF3" w:rsidRDefault="005D2BF3">
          <w:pPr>
            <w:pStyle w:val="TM2"/>
            <w:tabs>
              <w:tab w:val="left" w:pos="1200"/>
              <w:tab w:val="right" w:leader="dot" w:pos="9062"/>
            </w:tabs>
            <w:rPr>
              <w:ins w:id="39" w:author="Alice TIERTANT" w:date="2026-07-16T09:50:00Z"/>
              <w:rFonts w:eastAsiaTheme="minorEastAsia"/>
              <w:noProof/>
              <w:lang w:eastAsia="fr-FR"/>
            </w:rPr>
          </w:pPr>
          <w:ins w:id="40"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"_Toc235087862"</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a.</w:t>
            </w:r>
            <w:r>
              <w:rPr>
                <w:rFonts w:eastAsiaTheme="minorEastAsia"/>
                <w:noProof/>
                <w:lang w:eastAsia="fr-FR"/>
              </w:rPr>
              <w:tab/>
            </w:r>
            <w:r w:rsidRPr="00826B21">
              <w:rPr>
                <w:rStyle w:val="Lienhypertexte"/>
                <w:noProof/>
              </w:rPr>
              <w:t>Architecture du site</w:t>
            </w:r>
            <w:r>
              <w:rPr>
                <w:noProof/>
                <w:webHidden/>
              </w:rPr>
              <w:tab/>
            </w:r>
            <w:r>
              <w:rPr>
                <w:noProof/>
                <w:webHidden/>
              </w:rPr>
              <w:fldChar w:fldCharType="begin"/>
            </w:r>
            <w:r>
              <w:rPr>
                <w:noProof/>
                <w:webHidden/>
              </w:rPr>
              <w:instrText xml:space="preserve"> PAGEREF _Toc235087862 \h </w:instrText>
            </w:r>
            <w:r>
              <w:rPr>
                <w:noProof/>
                <w:webHidden/>
              </w:rPr>
            </w:r>
          </w:ins>
          <w:r>
            <w:rPr>
              <w:noProof/>
              <w:webHidden/>
            </w:rPr>
            <w:fldChar w:fldCharType="separate"/>
          </w:r>
          <w:ins w:id="41" w:author="Alice TIERTANT" w:date="2026-07-16T09:50:00Z">
            <w:r>
              <w:rPr>
                <w:noProof/>
                <w:webHidden/>
              </w:rPr>
              <w:t>8</w:t>
            </w:r>
            <w:r>
              <w:rPr>
                <w:noProof/>
                <w:webHidden/>
              </w:rPr>
              <w:fldChar w:fldCharType="end"/>
            </w:r>
            <w:r w:rsidRPr="00826B21">
              <w:rPr>
                <w:rStyle w:val="Lienhypertexte"/>
                <w:noProof/>
              </w:rPr>
              <w:fldChar w:fldCharType="end"/>
            </w:r>
          </w:ins>
        </w:p>
        <w:p w14:paraId="5B978ACC" w14:textId="569B5AE7" w:rsidR="005D2BF3" w:rsidRDefault="005D2BF3">
          <w:pPr>
            <w:pStyle w:val="TM2"/>
            <w:tabs>
              <w:tab w:val="left" w:pos="1200"/>
              <w:tab w:val="right" w:leader="dot" w:pos="9062"/>
            </w:tabs>
            <w:rPr>
              <w:ins w:id="42" w:author="Alice TIERTANT" w:date="2026-07-16T09:50:00Z"/>
              <w:rFonts w:eastAsiaTheme="minorEastAsia"/>
              <w:noProof/>
              <w:lang w:eastAsia="fr-FR"/>
            </w:rPr>
          </w:pPr>
          <w:ins w:id="43"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"_Toc235087863"</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b.</w:t>
            </w:r>
            <w:r>
              <w:rPr>
                <w:rFonts w:eastAsiaTheme="minorEastAsia"/>
                <w:noProof/>
                <w:lang w:eastAsia="fr-FR"/>
              </w:rPr>
              <w:tab/>
            </w:r>
            <w:r w:rsidRPr="00826B21">
              <w:rPr>
                <w:rStyle w:val="Lienhypertexte"/>
                <w:noProof/>
              </w:rPr>
              <w:t>Fonctionnalités :</w:t>
            </w:r>
            <w:r>
              <w:rPr>
                <w:noProof/>
                <w:webHidden/>
              </w:rPr>
              <w:tab/>
            </w:r>
            <w:r>
              <w:rPr>
                <w:noProof/>
                <w:webHidden/>
              </w:rPr>
              <w:fldChar w:fldCharType="begin"/>
            </w:r>
            <w:r>
              <w:rPr>
                <w:noProof/>
                <w:webHidden/>
              </w:rPr>
              <w:instrText xml:space="preserve"> PAGEREF _Toc235087863 \h </w:instrText>
            </w:r>
            <w:r>
              <w:rPr>
                <w:noProof/>
                <w:webHidden/>
              </w:rPr>
            </w:r>
          </w:ins>
          <w:r>
            <w:rPr>
              <w:noProof/>
              <w:webHidden/>
            </w:rPr>
            <w:fldChar w:fldCharType="separate"/>
          </w:r>
          <w:ins w:id="44" w:author="Alice TIERTANT" w:date="2026-07-16T09:50:00Z">
            <w:r>
              <w:rPr>
                <w:noProof/>
                <w:webHidden/>
              </w:rPr>
              <w:t>10</w:t>
            </w:r>
            <w:r>
              <w:rPr>
                <w:noProof/>
                <w:webHidden/>
              </w:rPr>
              <w:fldChar w:fldCharType="end"/>
            </w:r>
            <w:r w:rsidRPr="00826B21">
              <w:rPr>
                <w:rStyle w:val="Lienhypertexte"/>
                <w:noProof/>
              </w:rPr>
              <w:fldChar w:fldCharType="end"/>
            </w:r>
          </w:ins>
        </w:p>
        <w:p w14:paraId="5FB4A600" w14:textId="656DCDDD" w:rsidR="005D2BF3" w:rsidRDefault="005D2BF3">
          <w:pPr>
            <w:pStyle w:val="TM3"/>
            <w:tabs>
              <w:tab w:val="left" w:pos="1440"/>
              <w:tab w:val="right" w:leader="dot" w:pos="9062"/>
            </w:tabs>
            <w:rPr>
              <w:ins w:id="45" w:author="Alice TIERTANT" w:date="2026-07-16T09:50:00Z"/>
              <w:rFonts w:eastAsiaTheme="minorEastAsia"/>
              <w:noProof/>
              <w:lang w:eastAsia="fr-FR"/>
            </w:rPr>
          </w:pPr>
          <w:ins w:id="46"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"_Toc235087864"</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1.</w:t>
            </w:r>
            <w:r>
              <w:rPr>
                <w:rFonts w:eastAsiaTheme="minorEastAsia"/>
                <w:noProof/>
                <w:lang w:eastAsia="fr-FR"/>
              </w:rPr>
              <w:tab/>
            </w:r>
            <w:r w:rsidRPr="00826B21">
              <w:rPr>
                <w:rStyle w:val="Lienhypertexte"/>
                <w:rFonts w:eastAsia="Aptos"/>
                <w:noProof/>
              </w:rPr>
              <w:t>La personnalisation</w:t>
            </w:r>
            <w:r>
              <w:rPr>
                <w:noProof/>
                <w:webHidden/>
              </w:rPr>
              <w:tab/>
            </w:r>
            <w:r>
              <w:rPr>
                <w:noProof/>
                <w:webHidden/>
              </w:rPr>
              <w:fldChar w:fldCharType="begin"/>
            </w:r>
            <w:r>
              <w:rPr>
                <w:noProof/>
                <w:webHidden/>
              </w:rPr>
              <w:instrText xml:space="preserve"> PAGEREF _Toc235087864 \h </w:instrText>
            </w:r>
            <w:r>
              <w:rPr>
                <w:noProof/>
                <w:webHidden/>
              </w:rPr>
            </w:r>
          </w:ins>
          <w:r>
            <w:rPr>
              <w:noProof/>
              <w:webHidden/>
            </w:rPr>
            <w:fldChar w:fldCharType="separate"/>
          </w:r>
          <w:ins w:id="47" w:author="Alice TIERTANT" w:date="2026-07-16T09:50:00Z">
            <w:r>
              <w:rPr>
                <w:noProof/>
                <w:webHidden/>
              </w:rPr>
              <w:t>10</w:t>
            </w:r>
            <w:r>
              <w:rPr>
                <w:noProof/>
                <w:webHidden/>
              </w:rPr>
              <w:fldChar w:fldCharType="end"/>
            </w:r>
            <w:r w:rsidRPr="00826B21">
              <w:rPr>
                <w:rStyle w:val="Lienhypertexte"/>
                <w:noProof/>
              </w:rPr>
              <w:fldChar w:fldCharType="end"/>
            </w:r>
          </w:ins>
        </w:p>
        <w:p w14:paraId="30512B70" w14:textId="559ADE53" w:rsidR="005D2BF3" w:rsidRDefault="005D2BF3">
          <w:pPr>
            <w:pStyle w:val="TM3"/>
            <w:tabs>
              <w:tab w:val="left" w:pos="1440"/>
              <w:tab w:val="right" w:leader="dot" w:pos="9062"/>
            </w:tabs>
            <w:rPr>
              <w:ins w:id="48" w:author="Alice TIERTANT" w:date="2026-07-16T09:50:00Z"/>
              <w:rFonts w:eastAsiaTheme="minorEastAsia"/>
              <w:noProof/>
              <w:lang w:eastAsia="fr-FR"/>
            </w:rPr>
          </w:pPr>
          <w:ins w:id="49"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"_Toc235087865"</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2.</w:t>
            </w:r>
            <w:r>
              <w:rPr>
                <w:rFonts w:eastAsiaTheme="minorEastAsia"/>
                <w:noProof/>
                <w:lang w:eastAsia="fr-FR"/>
              </w:rPr>
              <w:tab/>
            </w:r>
            <w:r w:rsidRPr="00826B21">
              <w:rPr>
                <w:rStyle w:val="Lienhypertexte"/>
                <w:rFonts w:eastAsia="Aptos"/>
                <w:noProof/>
              </w:rPr>
              <w:t>L’invitation au test</w:t>
            </w:r>
            <w:r>
              <w:rPr>
                <w:noProof/>
                <w:webHidden/>
              </w:rPr>
              <w:tab/>
            </w:r>
            <w:r>
              <w:rPr>
                <w:noProof/>
                <w:webHidden/>
              </w:rPr>
              <w:fldChar w:fldCharType="begin"/>
            </w:r>
            <w:r>
              <w:rPr>
                <w:noProof/>
                <w:webHidden/>
              </w:rPr>
              <w:instrText xml:space="preserve"> PAGEREF _Toc235087865 \h </w:instrText>
            </w:r>
            <w:r>
              <w:rPr>
                <w:noProof/>
                <w:webHidden/>
              </w:rPr>
            </w:r>
          </w:ins>
          <w:r>
            <w:rPr>
              <w:noProof/>
              <w:webHidden/>
            </w:rPr>
            <w:fldChar w:fldCharType="separate"/>
          </w:r>
          <w:ins w:id="50" w:author="Alice TIERTANT" w:date="2026-07-16T09:50:00Z">
            <w:r>
              <w:rPr>
                <w:noProof/>
                <w:webHidden/>
              </w:rPr>
              <w:t>10</w:t>
            </w:r>
            <w:r>
              <w:rPr>
                <w:noProof/>
                <w:webHidden/>
              </w:rPr>
              <w:fldChar w:fldCharType="end"/>
            </w:r>
            <w:r w:rsidRPr="00826B21">
              <w:rPr>
                <w:rStyle w:val="Lienhypertexte"/>
                <w:noProof/>
              </w:rPr>
              <w:fldChar w:fldCharType="end"/>
            </w:r>
          </w:ins>
        </w:p>
        <w:p w14:paraId="34FC2E92" w14:textId="510AD2B7" w:rsidR="005D2BF3" w:rsidRDefault="005D2BF3">
          <w:pPr>
            <w:pStyle w:val="TM3"/>
            <w:tabs>
              <w:tab w:val="left" w:pos="1440"/>
              <w:tab w:val="right" w:leader="dot" w:pos="9062"/>
            </w:tabs>
            <w:rPr>
              <w:ins w:id="51" w:author="Alice TIERTANT" w:date="2026-07-16T09:50:00Z"/>
              <w:rFonts w:eastAsiaTheme="minorEastAsia"/>
              <w:noProof/>
              <w:lang w:eastAsia="fr-FR"/>
            </w:rPr>
          </w:pPr>
          <w:ins w:id="52"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"_Toc235087866"</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3.</w:t>
            </w:r>
            <w:r>
              <w:rPr>
                <w:rFonts w:eastAsiaTheme="minorEastAsia"/>
                <w:noProof/>
                <w:lang w:eastAsia="fr-FR"/>
              </w:rPr>
              <w:tab/>
            </w:r>
            <w:r w:rsidRPr="00826B21">
              <w:rPr>
                <w:rStyle w:val="Lienhypertexte"/>
                <w:noProof/>
              </w:rPr>
              <w:t>Réseautage</w:t>
            </w:r>
            <w:r>
              <w:rPr>
                <w:noProof/>
                <w:webHidden/>
              </w:rPr>
              <w:tab/>
            </w:r>
            <w:r>
              <w:rPr>
                <w:noProof/>
                <w:webHidden/>
              </w:rPr>
              <w:fldChar w:fldCharType="begin"/>
            </w:r>
            <w:r>
              <w:rPr>
                <w:noProof/>
                <w:webHidden/>
              </w:rPr>
              <w:instrText xml:space="preserve"> PAGEREF _Toc235087866 \h </w:instrText>
            </w:r>
            <w:r>
              <w:rPr>
                <w:noProof/>
                <w:webHidden/>
              </w:rPr>
            </w:r>
          </w:ins>
          <w:r>
            <w:rPr>
              <w:noProof/>
              <w:webHidden/>
            </w:rPr>
            <w:fldChar w:fldCharType="separate"/>
          </w:r>
          <w:ins w:id="53" w:author="Alice TIERTANT" w:date="2026-07-16T09:50:00Z">
            <w:r>
              <w:rPr>
                <w:noProof/>
                <w:webHidden/>
              </w:rPr>
              <w:t>10</w:t>
            </w:r>
            <w:r>
              <w:rPr>
                <w:noProof/>
                <w:webHidden/>
              </w:rPr>
              <w:fldChar w:fldCharType="end"/>
            </w:r>
            <w:r w:rsidRPr="00826B21">
              <w:rPr>
                <w:rStyle w:val="Lienhypertexte"/>
                <w:noProof/>
              </w:rPr>
              <w:fldChar w:fldCharType="end"/>
            </w:r>
          </w:ins>
        </w:p>
        <w:p w14:paraId="49936A6F" w14:textId="6928193F" w:rsidR="005D2BF3" w:rsidRDefault="005D2BF3">
          <w:pPr>
            <w:pStyle w:val="TM3"/>
            <w:tabs>
              <w:tab w:val="left" w:pos="1440"/>
              <w:tab w:val="right" w:leader="dot" w:pos="9062"/>
            </w:tabs>
            <w:rPr>
              <w:ins w:id="54" w:author="Alice TIERTANT" w:date="2026-07-16T09:50:00Z"/>
              <w:rFonts w:eastAsiaTheme="minorEastAsia"/>
              <w:noProof/>
              <w:lang w:eastAsia="fr-FR"/>
            </w:rPr>
          </w:pPr>
          <w:ins w:id="55"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"_Toc235087867"</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4.</w:t>
            </w:r>
            <w:r>
              <w:rPr>
                <w:rFonts w:eastAsiaTheme="minorEastAsia"/>
                <w:noProof/>
                <w:lang w:eastAsia="fr-FR"/>
              </w:rPr>
              <w:tab/>
            </w:r>
            <w:r w:rsidRPr="00826B21">
              <w:rPr>
                <w:rStyle w:val="Lienhypertexte"/>
                <w:noProof/>
              </w:rPr>
              <w:t>Espace entretien</w:t>
            </w:r>
            <w:r>
              <w:rPr>
                <w:noProof/>
                <w:webHidden/>
              </w:rPr>
              <w:tab/>
            </w:r>
            <w:r>
              <w:rPr>
                <w:noProof/>
                <w:webHidden/>
              </w:rPr>
              <w:fldChar w:fldCharType="begin"/>
            </w:r>
            <w:r>
              <w:rPr>
                <w:noProof/>
                <w:webHidden/>
              </w:rPr>
              <w:instrText xml:space="preserve"> PAGEREF _Toc235087867 \h </w:instrText>
            </w:r>
            <w:r>
              <w:rPr>
                <w:noProof/>
                <w:webHidden/>
              </w:rPr>
            </w:r>
          </w:ins>
          <w:r>
            <w:rPr>
              <w:noProof/>
              <w:webHidden/>
            </w:rPr>
            <w:fldChar w:fldCharType="separate"/>
          </w:r>
          <w:ins w:id="56" w:author="Alice TIERTANT" w:date="2026-07-16T09:50:00Z">
            <w:r>
              <w:rPr>
                <w:noProof/>
                <w:webHidden/>
              </w:rPr>
              <w:t>10</w:t>
            </w:r>
            <w:r>
              <w:rPr>
                <w:noProof/>
                <w:webHidden/>
              </w:rPr>
              <w:fldChar w:fldCharType="end"/>
            </w:r>
            <w:r w:rsidRPr="00826B21">
              <w:rPr>
                <w:rStyle w:val="Lienhypertexte"/>
                <w:noProof/>
              </w:rPr>
              <w:fldChar w:fldCharType="end"/>
            </w:r>
          </w:ins>
        </w:p>
        <w:p w14:paraId="37670488" w14:textId="42CD9CCC" w:rsidR="005D2BF3" w:rsidRDefault="005D2BF3">
          <w:pPr>
            <w:pStyle w:val="TM3"/>
            <w:tabs>
              <w:tab w:val="left" w:pos="1440"/>
              <w:tab w:val="right" w:leader="dot" w:pos="9062"/>
            </w:tabs>
            <w:rPr>
              <w:ins w:id="57" w:author="Alice TIERTANT" w:date="2026-07-16T09:50:00Z"/>
              <w:rFonts w:eastAsiaTheme="minorEastAsia"/>
              <w:noProof/>
              <w:lang w:eastAsia="fr-FR"/>
            </w:rPr>
          </w:pPr>
          <w:ins w:id="58"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"_Toc235087868"</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5.</w:t>
            </w:r>
            <w:r>
              <w:rPr>
                <w:rFonts w:eastAsiaTheme="minorEastAsia"/>
                <w:noProof/>
                <w:lang w:eastAsia="fr-FR"/>
              </w:rPr>
              <w:tab/>
            </w:r>
            <w:r w:rsidRPr="00826B21">
              <w:rPr>
                <w:rStyle w:val="Lienhypertexte"/>
                <w:noProof/>
              </w:rPr>
              <w:t>Espace membre</w:t>
            </w:r>
            <w:r>
              <w:rPr>
                <w:noProof/>
                <w:webHidden/>
              </w:rPr>
              <w:tab/>
            </w:r>
            <w:r>
              <w:rPr>
                <w:noProof/>
                <w:webHidden/>
              </w:rPr>
              <w:fldChar w:fldCharType="begin"/>
            </w:r>
            <w:r>
              <w:rPr>
                <w:noProof/>
                <w:webHidden/>
              </w:rPr>
              <w:instrText xml:space="preserve"> PAGEREF _Toc235087868 \h </w:instrText>
            </w:r>
            <w:r>
              <w:rPr>
                <w:noProof/>
                <w:webHidden/>
              </w:rPr>
            </w:r>
          </w:ins>
          <w:r>
            <w:rPr>
              <w:noProof/>
              <w:webHidden/>
            </w:rPr>
            <w:fldChar w:fldCharType="separate"/>
          </w:r>
          <w:ins w:id="59" w:author="Alice TIERTANT" w:date="2026-07-16T09:50:00Z">
            <w:r>
              <w:rPr>
                <w:noProof/>
                <w:webHidden/>
              </w:rPr>
              <w:t>10</w:t>
            </w:r>
            <w:r>
              <w:rPr>
                <w:noProof/>
                <w:webHidden/>
              </w:rPr>
              <w:fldChar w:fldCharType="end"/>
            </w:r>
            <w:r w:rsidRPr="00826B21">
              <w:rPr>
                <w:rStyle w:val="Lienhypertexte"/>
                <w:noProof/>
              </w:rPr>
              <w:fldChar w:fldCharType="end"/>
            </w:r>
          </w:ins>
        </w:p>
        <w:p w14:paraId="0625B7F1" w14:textId="4D96FCFF" w:rsidR="005D2BF3" w:rsidRDefault="005D2BF3">
          <w:pPr>
            <w:pStyle w:val="TM1"/>
            <w:tabs>
              <w:tab w:val="left" w:pos="960"/>
              <w:tab w:val="right" w:leader="dot" w:pos="9062"/>
            </w:tabs>
            <w:rPr>
              <w:ins w:id="60" w:author="Alice TIERTANT" w:date="2026-07-16T09:50:00Z"/>
              <w:rFonts w:eastAsiaTheme="minorEastAsia"/>
              <w:noProof/>
              <w:lang w:eastAsia="fr-FR"/>
            </w:rPr>
          </w:pPr>
          <w:ins w:id="61"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"_Toc235087869"</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III.</w:t>
            </w:r>
            <w:r>
              <w:rPr>
                <w:rFonts w:eastAsiaTheme="minorEastAsia"/>
                <w:noProof/>
                <w:lang w:eastAsia="fr-FR"/>
              </w:rPr>
              <w:tab/>
            </w:r>
            <w:r w:rsidRPr="00826B21">
              <w:rPr>
                <w:rStyle w:val="Lienhypertexte"/>
                <w:noProof/>
              </w:rPr>
              <w:t>Spécifications techniques</w:t>
            </w:r>
            <w:r>
              <w:rPr>
                <w:noProof/>
                <w:webHidden/>
              </w:rPr>
              <w:tab/>
            </w:r>
            <w:r>
              <w:rPr>
                <w:noProof/>
                <w:webHidden/>
              </w:rPr>
              <w:fldChar w:fldCharType="begin"/>
            </w:r>
            <w:r>
              <w:rPr>
                <w:noProof/>
                <w:webHidden/>
              </w:rPr>
              <w:instrText xml:space="preserve"> PAGEREF _Toc235087869 \h </w:instrText>
            </w:r>
            <w:r>
              <w:rPr>
                <w:noProof/>
                <w:webHidden/>
              </w:rPr>
            </w:r>
          </w:ins>
          <w:r>
            <w:rPr>
              <w:noProof/>
              <w:webHidden/>
            </w:rPr>
            <w:fldChar w:fldCharType="separate"/>
          </w:r>
          <w:ins w:id="62" w:author="Alice TIERTANT" w:date="2026-07-16T09:50:00Z">
            <w:r>
              <w:rPr>
                <w:noProof/>
                <w:webHidden/>
              </w:rPr>
              <w:t>11</w:t>
            </w:r>
            <w:r>
              <w:rPr>
                <w:noProof/>
                <w:webHidden/>
              </w:rPr>
              <w:fldChar w:fldCharType="end"/>
            </w:r>
            <w:r w:rsidRPr="00826B21">
              <w:rPr>
                <w:rStyle w:val="Lienhypertexte"/>
                <w:noProof/>
              </w:rPr>
              <w:fldChar w:fldCharType="end"/>
            </w:r>
          </w:ins>
        </w:p>
        <w:p w14:paraId="700E468E" w14:textId="5B318643" w:rsidR="005D2BF3" w:rsidRDefault="005D2BF3">
          <w:pPr>
            <w:pStyle w:val="TM2"/>
            <w:tabs>
              <w:tab w:val="left" w:pos="1200"/>
              <w:tab w:val="right" w:leader="dot" w:pos="9062"/>
            </w:tabs>
            <w:rPr>
              <w:ins w:id="63" w:author="Alice TIERTANT" w:date="2026-07-16T09:50:00Z"/>
              <w:rFonts w:eastAsiaTheme="minorEastAsia"/>
              <w:noProof/>
              <w:lang w:eastAsia="fr-FR"/>
            </w:rPr>
          </w:pPr>
          <w:ins w:id="64"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"_Toc235087870"</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a.</w:t>
            </w:r>
            <w:r>
              <w:rPr>
                <w:rFonts w:eastAsiaTheme="minorEastAsia"/>
                <w:noProof/>
                <w:lang w:eastAsia="fr-FR"/>
              </w:rPr>
              <w:tab/>
            </w:r>
            <w:r w:rsidRPr="00826B21">
              <w:rPr>
                <w:rStyle w:val="Lienhypertexte"/>
                <w:noProof/>
              </w:rPr>
              <w:t>Eco-conception</w:t>
            </w:r>
            <w:r>
              <w:rPr>
                <w:noProof/>
                <w:webHidden/>
              </w:rPr>
              <w:tab/>
            </w:r>
            <w:r>
              <w:rPr>
                <w:noProof/>
                <w:webHidden/>
              </w:rPr>
              <w:fldChar w:fldCharType="begin"/>
            </w:r>
            <w:r>
              <w:rPr>
                <w:noProof/>
                <w:webHidden/>
              </w:rPr>
              <w:instrText xml:space="preserve"> PAGEREF _Toc235087870 \h </w:instrText>
            </w:r>
            <w:r>
              <w:rPr>
                <w:noProof/>
                <w:webHidden/>
              </w:rPr>
            </w:r>
          </w:ins>
          <w:r>
            <w:rPr>
              <w:noProof/>
              <w:webHidden/>
            </w:rPr>
            <w:fldChar w:fldCharType="separate"/>
          </w:r>
          <w:ins w:id="65" w:author="Alice TIERTANT" w:date="2026-07-16T09:50:00Z">
            <w:r>
              <w:rPr>
                <w:noProof/>
                <w:webHidden/>
              </w:rPr>
              <w:t>11</w:t>
            </w:r>
            <w:r>
              <w:rPr>
                <w:noProof/>
                <w:webHidden/>
              </w:rPr>
              <w:fldChar w:fldCharType="end"/>
            </w:r>
            <w:r w:rsidRPr="00826B21">
              <w:rPr>
                <w:rStyle w:val="Lienhypertexte"/>
                <w:noProof/>
              </w:rPr>
              <w:fldChar w:fldCharType="end"/>
            </w:r>
          </w:ins>
        </w:p>
        <w:p w14:paraId="6EB5A3A7" w14:textId="3F5807CF" w:rsidR="005D2BF3" w:rsidRDefault="005D2BF3">
          <w:pPr>
            <w:pStyle w:val="TM2"/>
            <w:tabs>
              <w:tab w:val="left" w:pos="1200"/>
              <w:tab w:val="right" w:leader="dot" w:pos="9062"/>
            </w:tabs>
            <w:rPr>
              <w:ins w:id="66" w:author="Alice TIERTANT" w:date="2026-07-16T09:50:00Z"/>
              <w:rFonts w:eastAsiaTheme="minorEastAsia"/>
              <w:noProof/>
              <w:lang w:eastAsia="fr-FR"/>
            </w:rPr>
          </w:pPr>
          <w:ins w:id="67"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"_Toc235087871"</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b.</w:t>
            </w:r>
            <w:r>
              <w:rPr>
                <w:rFonts w:eastAsiaTheme="minorEastAsia"/>
                <w:noProof/>
                <w:lang w:eastAsia="fr-FR"/>
              </w:rPr>
              <w:tab/>
            </w:r>
            <w:r w:rsidRPr="00826B21">
              <w:rPr>
                <w:rStyle w:val="Lienhypertexte"/>
                <w:noProof/>
              </w:rPr>
              <w:t>Technologies</w:t>
            </w:r>
            <w:r>
              <w:rPr>
                <w:noProof/>
                <w:webHidden/>
              </w:rPr>
              <w:tab/>
            </w:r>
            <w:r>
              <w:rPr>
                <w:noProof/>
                <w:webHidden/>
              </w:rPr>
              <w:fldChar w:fldCharType="begin"/>
            </w:r>
            <w:r>
              <w:rPr>
                <w:noProof/>
                <w:webHidden/>
              </w:rPr>
              <w:instrText xml:space="preserve"> PAGEREF _Toc235087871 \h </w:instrText>
            </w:r>
            <w:r>
              <w:rPr>
                <w:noProof/>
                <w:webHidden/>
              </w:rPr>
            </w:r>
          </w:ins>
          <w:r>
            <w:rPr>
              <w:noProof/>
              <w:webHidden/>
            </w:rPr>
            <w:fldChar w:fldCharType="separate"/>
          </w:r>
          <w:ins w:id="68" w:author="Alice TIERTANT" w:date="2026-07-16T09:50:00Z">
            <w:r>
              <w:rPr>
                <w:noProof/>
                <w:webHidden/>
              </w:rPr>
              <w:t>11</w:t>
            </w:r>
            <w:r>
              <w:rPr>
                <w:noProof/>
                <w:webHidden/>
              </w:rPr>
              <w:fldChar w:fldCharType="end"/>
            </w:r>
            <w:r w:rsidRPr="00826B21">
              <w:rPr>
                <w:rStyle w:val="Lienhypertexte"/>
                <w:noProof/>
              </w:rPr>
              <w:fldChar w:fldCharType="end"/>
            </w:r>
          </w:ins>
        </w:p>
        <w:p w14:paraId="4954376D" w14:textId="78ED6F9E" w:rsidR="005D2BF3" w:rsidRDefault="005D2BF3">
          <w:pPr>
            <w:pStyle w:val="TM2"/>
            <w:tabs>
              <w:tab w:val="left" w:pos="1200"/>
              <w:tab w:val="right" w:leader="dot" w:pos="9062"/>
            </w:tabs>
            <w:rPr>
              <w:ins w:id="69" w:author="Alice TIERTANT" w:date="2026-07-16T09:50:00Z"/>
              <w:rFonts w:eastAsiaTheme="minorEastAsia"/>
              <w:noProof/>
              <w:lang w:eastAsia="fr-FR"/>
            </w:rPr>
          </w:pPr>
          <w:ins w:id="70"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"_Toc235087872"</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c.</w:t>
            </w:r>
            <w:r>
              <w:rPr>
                <w:rFonts w:eastAsiaTheme="minorEastAsia"/>
                <w:noProof/>
                <w:lang w:eastAsia="fr-FR"/>
              </w:rPr>
              <w:tab/>
            </w:r>
            <w:r w:rsidRPr="00826B21">
              <w:rPr>
                <w:rStyle w:val="Lienhypertexte"/>
                <w:noProof/>
              </w:rPr>
              <w:t>Responsive</w:t>
            </w:r>
            <w:r>
              <w:rPr>
                <w:noProof/>
                <w:webHidden/>
              </w:rPr>
              <w:tab/>
            </w:r>
            <w:r>
              <w:rPr>
                <w:noProof/>
                <w:webHidden/>
              </w:rPr>
              <w:fldChar w:fldCharType="begin"/>
            </w:r>
            <w:r>
              <w:rPr>
                <w:noProof/>
                <w:webHidden/>
              </w:rPr>
              <w:instrText xml:space="preserve"> PAGEREF _Toc235087872 \h </w:instrText>
            </w:r>
            <w:r>
              <w:rPr>
                <w:noProof/>
                <w:webHidden/>
              </w:rPr>
            </w:r>
          </w:ins>
          <w:r>
            <w:rPr>
              <w:noProof/>
              <w:webHidden/>
            </w:rPr>
            <w:fldChar w:fldCharType="separate"/>
          </w:r>
          <w:ins w:id="71" w:author="Alice TIERTANT" w:date="2026-07-16T09:50:00Z">
            <w:r>
              <w:rPr>
                <w:noProof/>
                <w:webHidden/>
              </w:rPr>
              <w:t>11</w:t>
            </w:r>
            <w:r>
              <w:rPr>
                <w:noProof/>
                <w:webHidden/>
              </w:rPr>
              <w:fldChar w:fldCharType="end"/>
            </w:r>
            <w:r w:rsidRPr="00826B21">
              <w:rPr>
                <w:rStyle w:val="Lienhypertexte"/>
                <w:noProof/>
              </w:rPr>
              <w:fldChar w:fldCharType="end"/>
            </w:r>
          </w:ins>
        </w:p>
        <w:p w14:paraId="3EDF30E2" w14:textId="13DE770B" w:rsidR="005D2BF3" w:rsidRDefault="005D2BF3">
          <w:pPr>
            <w:pStyle w:val="TM2"/>
            <w:tabs>
              <w:tab w:val="left" w:pos="1200"/>
              <w:tab w:val="right" w:leader="dot" w:pos="9062"/>
            </w:tabs>
            <w:rPr>
              <w:ins w:id="72" w:author="Alice TIERTANT" w:date="2026-07-16T09:50:00Z"/>
              <w:rFonts w:eastAsiaTheme="minorEastAsia"/>
              <w:noProof/>
              <w:lang w:eastAsia="fr-FR"/>
            </w:rPr>
          </w:pPr>
          <w:ins w:id="73"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"_Toc235087873"</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d.</w:t>
            </w:r>
            <w:r>
              <w:rPr>
                <w:rFonts w:eastAsiaTheme="minorEastAsia"/>
                <w:noProof/>
                <w:lang w:eastAsia="fr-FR"/>
              </w:rPr>
              <w:tab/>
            </w:r>
            <w:r w:rsidRPr="00826B21">
              <w:rPr>
                <w:rStyle w:val="Lienhypertexte"/>
                <w:noProof/>
              </w:rPr>
              <w:t>Performance</w:t>
            </w:r>
            <w:r>
              <w:rPr>
                <w:noProof/>
                <w:webHidden/>
              </w:rPr>
              <w:tab/>
            </w:r>
            <w:r>
              <w:rPr>
                <w:noProof/>
                <w:webHidden/>
              </w:rPr>
              <w:fldChar w:fldCharType="begin"/>
            </w:r>
            <w:r>
              <w:rPr>
                <w:noProof/>
                <w:webHidden/>
              </w:rPr>
              <w:instrText xml:space="preserve"> PAGEREF _Toc235087873 \h </w:instrText>
            </w:r>
            <w:r>
              <w:rPr>
                <w:noProof/>
                <w:webHidden/>
              </w:rPr>
            </w:r>
          </w:ins>
          <w:r>
            <w:rPr>
              <w:noProof/>
              <w:webHidden/>
            </w:rPr>
            <w:fldChar w:fldCharType="separate"/>
          </w:r>
          <w:ins w:id="74" w:author="Alice TIERTANT" w:date="2026-07-16T09:50:00Z">
            <w:r>
              <w:rPr>
                <w:noProof/>
                <w:webHidden/>
              </w:rPr>
              <w:t>11</w:t>
            </w:r>
            <w:r>
              <w:rPr>
                <w:noProof/>
                <w:webHidden/>
              </w:rPr>
              <w:fldChar w:fldCharType="end"/>
            </w:r>
            <w:r w:rsidRPr="00826B21">
              <w:rPr>
                <w:rStyle w:val="Lienhypertexte"/>
                <w:noProof/>
              </w:rPr>
              <w:fldChar w:fldCharType="end"/>
            </w:r>
          </w:ins>
        </w:p>
        <w:p w14:paraId="1363113E" w14:textId="4ABF0081" w:rsidR="005D2BF3" w:rsidRDefault="005D2BF3">
          <w:pPr>
            <w:pStyle w:val="TM2"/>
            <w:tabs>
              <w:tab w:val="left" w:pos="1200"/>
              <w:tab w:val="right" w:leader="dot" w:pos="9062"/>
            </w:tabs>
            <w:rPr>
              <w:ins w:id="75" w:author="Alice TIERTANT" w:date="2026-07-16T09:50:00Z"/>
              <w:rFonts w:eastAsiaTheme="minorEastAsia"/>
              <w:noProof/>
              <w:lang w:eastAsia="fr-FR"/>
            </w:rPr>
          </w:pPr>
          <w:ins w:id="76"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"_Toc235087874"</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e.</w:t>
            </w:r>
            <w:r>
              <w:rPr>
                <w:rFonts w:eastAsiaTheme="minorEastAsia"/>
                <w:noProof/>
                <w:lang w:eastAsia="fr-FR"/>
              </w:rPr>
              <w:tab/>
            </w:r>
            <w:r w:rsidRPr="00826B21">
              <w:rPr>
                <w:rStyle w:val="Lienhypertexte"/>
                <w:noProof/>
              </w:rPr>
              <w:t>Accessibilité universelle</w:t>
            </w:r>
            <w:r>
              <w:rPr>
                <w:noProof/>
                <w:webHidden/>
              </w:rPr>
              <w:tab/>
            </w:r>
            <w:r>
              <w:rPr>
                <w:noProof/>
                <w:webHidden/>
              </w:rPr>
              <w:fldChar w:fldCharType="begin"/>
            </w:r>
            <w:r>
              <w:rPr>
                <w:noProof/>
                <w:webHidden/>
              </w:rPr>
              <w:instrText xml:space="preserve"> PAGEREF _Toc235087874 \h </w:instrText>
            </w:r>
            <w:r>
              <w:rPr>
                <w:noProof/>
                <w:webHidden/>
              </w:rPr>
            </w:r>
          </w:ins>
          <w:r>
            <w:rPr>
              <w:noProof/>
              <w:webHidden/>
            </w:rPr>
            <w:fldChar w:fldCharType="separate"/>
          </w:r>
          <w:ins w:id="77" w:author="Alice TIERTANT" w:date="2026-07-16T09:50:00Z">
            <w:r>
              <w:rPr>
                <w:noProof/>
                <w:webHidden/>
              </w:rPr>
              <w:t>11</w:t>
            </w:r>
            <w:r>
              <w:rPr>
                <w:noProof/>
                <w:webHidden/>
              </w:rPr>
              <w:fldChar w:fldCharType="end"/>
            </w:r>
            <w:r w:rsidRPr="00826B21">
              <w:rPr>
                <w:rStyle w:val="Lienhypertexte"/>
                <w:noProof/>
              </w:rPr>
              <w:fldChar w:fldCharType="end"/>
            </w:r>
          </w:ins>
        </w:p>
        <w:p w14:paraId="5A992168" w14:textId="50FBB948" w:rsidR="005D2BF3" w:rsidRDefault="005D2BF3">
          <w:pPr>
            <w:pStyle w:val="TM2"/>
            <w:tabs>
              <w:tab w:val="left" w:pos="1200"/>
              <w:tab w:val="right" w:leader="dot" w:pos="9062"/>
            </w:tabs>
            <w:rPr>
              <w:ins w:id="78" w:author="Alice TIERTANT" w:date="2026-07-16T09:50:00Z"/>
              <w:rFonts w:eastAsiaTheme="minorEastAsia"/>
              <w:noProof/>
              <w:lang w:eastAsia="fr-FR"/>
            </w:rPr>
          </w:pPr>
          <w:ins w:id="79"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"_Toc235087875"</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f.</w:t>
            </w:r>
            <w:r>
              <w:rPr>
                <w:rFonts w:eastAsiaTheme="minorEastAsia"/>
                <w:noProof/>
                <w:lang w:eastAsia="fr-FR"/>
              </w:rPr>
              <w:tab/>
            </w:r>
            <w:r w:rsidRPr="00826B21">
              <w:rPr>
                <w:rStyle w:val="Lienhypertexte"/>
                <w:noProof/>
              </w:rPr>
              <w:t>Sécurité</w:t>
            </w:r>
            <w:r>
              <w:rPr>
                <w:noProof/>
                <w:webHidden/>
              </w:rPr>
              <w:tab/>
            </w:r>
            <w:r>
              <w:rPr>
                <w:noProof/>
                <w:webHidden/>
              </w:rPr>
              <w:fldChar w:fldCharType="begin"/>
            </w:r>
            <w:r>
              <w:rPr>
                <w:noProof/>
                <w:webHidden/>
              </w:rPr>
              <w:instrText xml:space="preserve"> PAGEREF _Toc235087875 \h </w:instrText>
            </w:r>
            <w:r>
              <w:rPr>
                <w:noProof/>
                <w:webHidden/>
              </w:rPr>
            </w:r>
          </w:ins>
          <w:r>
            <w:rPr>
              <w:noProof/>
              <w:webHidden/>
            </w:rPr>
            <w:fldChar w:fldCharType="separate"/>
          </w:r>
          <w:ins w:id="80" w:author="Alice TIERTANT" w:date="2026-07-16T09:50:00Z">
            <w:r>
              <w:rPr>
                <w:noProof/>
                <w:webHidden/>
              </w:rPr>
              <w:t>11</w:t>
            </w:r>
            <w:r>
              <w:rPr>
                <w:noProof/>
                <w:webHidden/>
              </w:rPr>
              <w:fldChar w:fldCharType="end"/>
            </w:r>
            <w:r w:rsidRPr="00826B21">
              <w:rPr>
                <w:rStyle w:val="Lienhypertexte"/>
                <w:noProof/>
              </w:rPr>
              <w:fldChar w:fldCharType="end"/>
            </w:r>
          </w:ins>
        </w:p>
        <w:p w14:paraId="3FA3813A" w14:textId="21F8F838" w:rsidR="005D2BF3" w:rsidRDefault="005D2BF3">
          <w:pPr>
            <w:pStyle w:val="TM2"/>
            <w:tabs>
              <w:tab w:val="left" w:pos="1200"/>
              <w:tab w:val="right" w:leader="dot" w:pos="9062"/>
            </w:tabs>
            <w:rPr>
              <w:ins w:id="81" w:author="Alice TIERTANT" w:date="2026-07-16T09:50:00Z"/>
              <w:rFonts w:eastAsiaTheme="minorEastAsia"/>
              <w:noProof/>
              <w:lang w:eastAsia="fr-FR"/>
            </w:rPr>
          </w:pPr>
          <w:ins w:id="82" w:author="Alice TIERTANT" w:date="2026-07-16T09:50:00Z">
            <w:r w:rsidRPr="00826B21">
              <w:rPr>
                <w:rStyle w:val="Lienhypertexte"/>
                <w:noProof/>
              </w:rPr>
              <w:fldChar w:fldCharType="begin"/>
            </w:r>
            <w:r w:rsidRPr="00826B21">
              <w:rPr>
                <w:rStyle w:val="Lienhypertexte"/>
                <w:noProof/>
              </w:rPr>
              <w:instrText xml:space="preserve"> </w:instrText>
            </w:r>
            <w:r>
              <w:rPr>
                <w:noProof/>
              </w:rPr>
              <w:instrText>HYPERLINK \l "_Toc235087876"</w:instrText>
            </w:r>
            <w:r w:rsidRPr="00826B21">
              <w:rPr>
                <w:rStyle w:val="Lienhypertexte"/>
                <w:noProof/>
              </w:rPr>
              <w:instrText xml:space="preserve"> </w:instrText>
            </w:r>
            <w:r w:rsidRPr="00826B21">
              <w:rPr>
                <w:rStyle w:val="Lienhypertexte"/>
                <w:noProof/>
              </w:rPr>
            </w:r>
            <w:r w:rsidRPr="00826B21">
              <w:rPr>
                <w:rStyle w:val="Lienhypertexte"/>
                <w:noProof/>
              </w:rPr>
              <w:fldChar w:fldCharType="separate"/>
            </w:r>
            <w:r w:rsidRPr="00826B21">
              <w:rPr>
                <w:rStyle w:val="Lienhypertexte"/>
                <w:noProof/>
              </w:rPr>
              <w:t>g.</w:t>
            </w:r>
            <w:r>
              <w:rPr>
                <w:rFonts w:eastAsiaTheme="minorEastAsia"/>
                <w:noProof/>
                <w:lang w:eastAsia="fr-FR"/>
              </w:rPr>
              <w:tab/>
            </w:r>
            <w:r w:rsidRPr="00826B21">
              <w:rPr>
                <w:rStyle w:val="Lienhypertexte"/>
                <w:noProof/>
              </w:rPr>
              <w:t>Maintenance</w:t>
            </w:r>
            <w:r>
              <w:rPr>
                <w:noProof/>
                <w:webHidden/>
              </w:rPr>
              <w:tab/>
            </w:r>
            <w:r>
              <w:rPr>
                <w:noProof/>
                <w:webHidden/>
              </w:rPr>
              <w:fldChar w:fldCharType="begin"/>
            </w:r>
            <w:r>
              <w:rPr>
                <w:noProof/>
                <w:webHidden/>
              </w:rPr>
              <w:instrText xml:space="preserve"> PAGEREF _Toc235087876 \h </w:instrText>
            </w:r>
            <w:r>
              <w:rPr>
                <w:noProof/>
                <w:webHidden/>
              </w:rPr>
            </w:r>
          </w:ins>
          <w:r>
            <w:rPr>
              <w:noProof/>
              <w:webHidden/>
            </w:rPr>
            <w:fldChar w:fldCharType="separate"/>
          </w:r>
          <w:ins w:id="83" w:author="Alice TIERTANT" w:date="2026-07-16T09:50:00Z">
            <w:r>
              <w:rPr>
                <w:noProof/>
                <w:webHidden/>
              </w:rPr>
              <w:t>12</w:t>
            </w:r>
            <w:r>
              <w:rPr>
                <w:noProof/>
                <w:webHidden/>
              </w:rPr>
              <w:fldChar w:fldCharType="end"/>
            </w:r>
            <w:r w:rsidRPr="00826B21">
              <w:rPr>
                <w:rStyle w:val="Lienhypertexte"/>
                <w:noProof/>
              </w:rPr>
              <w:fldChar w:fldCharType="end"/>
            </w:r>
          </w:ins>
        </w:p>
        <w:p w14:paraId="0F422B74" w14:textId="7EA15DDE" w:rsidR="002B58C3" w:rsidDel="006D0E4C" w:rsidRDefault="002B58C3">
          <w:pPr>
            <w:pStyle w:val="TM1"/>
            <w:tabs>
              <w:tab w:val="left" w:pos="480"/>
              <w:tab w:val="right" w:leader="dot" w:pos="9062"/>
            </w:tabs>
            <w:rPr>
              <w:del w:id="84" w:author="Alice TIERTANT" w:date="2026-07-15T12:16:00Z"/>
              <w:noProof/>
            </w:rPr>
          </w:pPr>
          <w:del w:id="85" w:author="Alice TIERTANT" w:date="2026-07-15T12:16:00Z">
            <w:r w:rsidRPr="006D0E4C" w:rsidDel="006D0E4C">
              <w:rPr>
                <w:noProof/>
                <w:rPrChange w:id="86" w:author="Alice TIERTANT" w:date="2026-07-15T12:16:00Z">
                  <w:rPr>
                    <w:rStyle w:val="Lienhypertexte"/>
                    <w:rFonts w:eastAsia="Aptos"/>
                    <w:noProof/>
                  </w:rPr>
                </w:rPrChange>
              </w:rPr>
              <w:delText>I.</w:delText>
            </w:r>
            <w:r w:rsidDel="006D0E4C">
              <w:rPr>
                <w:noProof/>
              </w:rPr>
              <w:tab/>
            </w:r>
            <w:r w:rsidRPr="006D0E4C" w:rsidDel="006D0E4C">
              <w:rPr>
                <w:noProof/>
                <w:rPrChange w:id="87" w:author="Alice TIERTANT" w:date="2026-07-15T12:16:00Z">
                  <w:rPr>
                    <w:rStyle w:val="Lienhypertexte"/>
                    <w:rFonts w:eastAsia="Aptos"/>
                    <w:noProof/>
                  </w:rPr>
                </w:rPrChange>
              </w:rPr>
              <w:delText>Contexte général du projet</w:delText>
            </w:r>
            <w:r w:rsidDel="006D0E4C">
              <w:rPr>
                <w:noProof/>
                <w:webHidden/>
              </w:rPr>
              <w:tab/>
            </w:r>
            <w:r w:rsidR="00D93376" w:rsidDel="006D0E4C">
              <w:rPr>
                <w:noProof/>
                <w:webHidden/>
              </w:rPr>
              <w:delText>3</w:delText>
            </w:r>
          </w:del>
        </w:p>
        <w:p w14:paraId="7889C5D9" w14:textId="2A34FDC2" w:rsidR="002B58C3" w:rsidDel="006D0E4C" w:rsidRDefault="002B58C3">
          <w:pPr>
            <w:pStyle w:val="TM2"/>
            <w:tabs>
              <w:tab w:val="left" w:pos="720"/>
              <w:tab w:val="right" w:leader="dot" w:pos="9062"/>
            </w:tabs>
            <w:rPr>
              <w:del w:id="88" w:author="Alice TIERTANT" w:date="2026-07-15T12:16:00Z"/>
              <w:noProof/>
            </w:rPr>
          </w:pPr>
          <w:del w:id="89" w:author="Alice TIERTANT" w:date="2026-07-15T12:16:00Z">
            <w:r w:rsidRPr="006D0E4C" w:rsidDel="006D0E4C">
              <w:rPr>
                <w:noProof/>
                <w:rPrChange w:id="90" w:author="Alice TIERTANT" w:date="2026-07-15T12:16:00Z">
                  <w:rPr>
                    <w:rStyle w:val="Lienhypertexte"/>
                    <w:rFonts w:eastAsia="Aptos"/>
                    <w:noProof/>
                  </w:rPr>
                </w:rPrChange>
              </w:rPr>
              <w:delText>a.</w:delText>
            </w:r>
            <w:r w:rsidDel="006D0E4C">
              <w:rPr>
                <w:noProof/>
              </w:rPr>
              <w:tab/>
            </w:r>
            <w:r w:rsidRPr="006D0E4C" w:rsidDel="006D0E4C">
              <w:rPr>
                <w:noProof/>
                <w:rPrChange w:id="91" w:author="Alice TIERTANT" w:date="2026-07-15T12:16:00Z">
                  <w:rPr>
                    <w:rStyle w:val="Lienhypertexte"/>
                    <w:rFonts w:eastAsia="Aptos"/>
                    <w:noProof/>
                  </w:rPr>
                </w:rPrChange>
              </w:rPr>
              <w:delText>Contexte général et enjeux</w:delText>
            </w:r>
            <w:r w:rsidDel="006D0E4C">
              <w:rPr>
                <w:noProof/>
                <w:webHidden/>
              </w:rPr>
              <w:tab/>
            </w:r>
            <w:r w:rsidR="00D93376" w:rsidDel="006D0E4C">
              <w:rPr>
                <w:noProof/>
                <w:webHidden/>
              </w:rPr>
              <w:delText>3</w:delText>
            </w:r>
          </w:del>
        </w:p>
        <w:p w14:paraId="58780553" w14:textId="153F30DE" w:rsidR="002B58C3" w:rsidDel="006D0E4C" w:rsidRDefault="002B58C3">
          <w:pPr>
            <w:pStyle w:val="TM2"/>
            <w:tabs>
              <w:tab w:val="left" w:pos="720"/>
              <w:tab w:val="right" w:leader="dot" w:pos="9062"/>
            </w:tabs>
            <w:rPr>
              <w:del w:id="92" w:author="Alice TIERTANT" w:date="2026-07-15T12:16:00Z"/>
              <w:noProof/>
            </w:rPr>
          </w:pPr>
          <w:del w:id="93" w:author="Alice TIERTANT" w:date="2026-07-15T12:16:00Z">
            <w:r w:rsidRPr="006D0E4C" w:rsidDel="006D0E4C">
              <w:rPr>
                <w:noProof/>
                <w:rPrChange w:id="94" w:author="Alice TIERTANT" w:date="2026-07-15T12:16:00Z">
                  <w:rPr>
                    <w:rStyle w:val="Lienhypertexte"/>
                    <w:rFonts w:eastAsia="Aptos"/>
                    <w:noProof/>
                  </w:rPr>
                </w:rPrChange>
              </w:rPr>
              <w:delText>b.</w:delText>
            </w:r>
            <w:r w:rsidDel="006D0E4C">
              <w:rPr>
                <w:noProof/>
              </w:rPr>
              <w:tab/>
            </w:r>
            <w:r w:rsidRPr="006D0E4C" w:rsidDel="006D0E4C">
              <w:rPr>
                <w:noProof/>
                <w:rPrChange w:id="95" w:author="Alice TIERTANT" w:date="2026-07-15T12:16:00Z">
                  <w:rPr>
                    <w:rStyle w:val="Lienhypertexte"/>
                    <w:rFonts w:eastAsia="Aptos"/>
                    <w:noProof/>
                  </w:rPr>
                </w:rPrChange>
              </w:rPr>
              <w:delText>Objet du site web</w:delText>
            </w:r>
            <w:r w:rsidDel="006D0E4C">
              <w:rPr>
                <w:noProof/>
                <w:webHidden/>
              </w:rPr>
              <w:tab/>
            </w:r>
            <w:r w:rsidR="00D93376" w:rsidDel="006D0E4C">
              <w:rPr>
                <w:noProof/>
                <w:webHidden/>
              </w:rPr>
              <w:delText>4</w:delText>
            </w:r>
          </w:del>
        </w:p>
        <w:p w14:paraId="0F7125C9" w14:textId="577814D4" w:rsidR="002B58C3" w:rsidDel="006D0E4C" w:rsidRDefault="002B58C3">
          <w:pPr>
            <w:pStyle w:val="TM2"/>
            <w:tabs>
              <w:tab w:val="left" w:pos="720"/>
              <w:tab w:val="right" w:leader="dot" w:pos="9062"/>
            </w:tabs>
            <w:rPr>
              <w:del w:id="96" w:author="Alice TIERTANT" w:date="2026-07-15T12:16:00Z"/>
              <w:noProof/>
            </w:rPr>
          </w:pPr>
          <w:del w:id="97" w:author="Alice TIERTANT" w:date="2026-07-15T12:16:00Z">
            <w:r w:rsidRPr="006D0E4C" w:rsidDel="006D0E4C">
              <w:rPr>
                <w:noProof/>
                <w:rPrChange w:id="98" w:author="Alice TIERTANT" w:date="2026-07-15T12:16:00Z">
                  <w:rPr>
                    <w:rStyle w:val="Lienhypertexte"/>
                    <w:rFonts w:eastAsia="Aptos"/>
                    <w:noProof/>
                  </w:rPr>
                </w:rPrChange>
              </w:rPr>
              <w:delText>c.</w:delText>
            </w:r>
            <w:r w:rsidDel="006D0E4C">
              <w:rPr>
                <w:noProof/>
              </w:rPr>
              <w:tab/>
            </w:r>
            <w:r w:rsidRPr="006D0E4C" w:rsidDel="006D0E4C">
              <w:rPr>
                <w:noProof/>
                <w:rPrChange w:id="99" w:author="Alice TIERTANT" w:date="2026-07-15T12:16:00Z">
                  <w:rPr>
                    <w:rStyle w:val="Lienhypertexte"/>
                    <w:rFonts w:eastAsia="Aptos"/>
                    <w:noProof/>
                  </w:rPr>
                </w:rPrChange>
              </w:rPr>
              <w:delText>Public cible</w:delText>
            </w:r>
            <w:r w:rsidDel="006D0E4C">
              <w:rPr>
                <w:noProof/>
                <w:webHidden/>
              </w:rPr>
              <w:tab/>
            </w:r>
            <w:r w:rsidR="00D93376" w:rsidDel="006D0E4C">
              <w:rPr>
                <w:noProof/>
                <w:webHidden/>
              </w:rPr>
              <w:delText>4</w:delText>
            </w:r>
          </w:del>
        </w:p>
        <w:p w14:paraId="02C34154" w14:textId="3DD2D4A0" w:rsidR="002B58C3" w:rsidDel="006D0E4C" w:rsidRDefault="002B58C3">
          <w:pPr>
            <w:pStyle w:val="TM2"/>
            <w:tabs>
              <w:tab w:val="left" w:pos="720"/>
              <w:tab w:val="right" w:leader="dot" w:pos="9062"/>
            </w:tabs>
            <w:rPr>
              <w:del w:id="100" w:author="Alice TIERTANT" w:date="2026-07-15T12:16:00Z"/>
              <w:noProof/>
            </w:rPr>
          </w:pPr>
          <w:del w:id="101" w:author="Alice TIERTANT" w:date="2026-07-15T12:16:00Z">
            <w:r w:rsidRPr="006D0E4C" w:rsidDel="006D0E4C">
              <w:rPr>
                <w:noProof/>
                <w:rPrChange w:id="102" w:author="Alice TIERTANT" w:date="2026-07-15T12:16:00Z">
                  <w:rPr>
                    <w:rStyle w:val="Lienhypertexte"/>
                    <w:rFonts w:eastAsia="Aptos"/>
                    <w:noProof/>
                  </w:rPr>
                </w:rPrChange>
              </w:rPr>
              <w:delText>d.</w:delText>
            </w:r>
            <w:r w:rsidDel="006D0E4C">
              <w:rPr>
                <w:noProof/>
              </w:rPr>
              <w:tab/>
            </w:r>
            <w:r w:rsidRPr="006D0E4C" w:rsidDel="006D0E4C">
              <w:rPr>
                <w:noProof/>
                <w:rPrChange w:id="103" w:author="Alice TIERTANT" w:date="2026-07-15T12:16:00Z">
                  <w:rPr>
                    <w:rStyle w:val="Lienhypertexte"/>
                    <w:rFonts w:eastAsia="Aptos"/>
                    <w:noProof/>
                  </w:rPr>
                </w:rPrChange>
              </w:rPr>
              <w:delText>Présentation de l’équipe</w:delText>
            </w:r>
            <w:r w:rsidDel="006D0E4C">
              <w:rPr>
                <w:noProof/>
                <w:webHidden/>
              </w:rPr>
              <w:tab/>
            </w:r>
            <w:r w:rsidR="00D93376" w:rsidDel="006D0E4C">
              <w:rPr>
                <w:noProof/>
                <w:webHidden/>
              </w:rPr>
              <w:delText>4</w:delText>
            </w:r>
          </w:del>
        </w:p>
        <w:p w14:paraId="17ADD490" w14:textId="2CE047F6" w:rsidR="002B58C3" w:rsidDel="006D0E4C" w:rsidRDefault="002B58C3">
          <w:pPr>
            <w:pStyle w:val="TM2"/>
            <w:tabs>
              <w:tab w:val="left" w:pos="720"/>
              <w:tab w:val="right" w:leader="dot" w:pos="9062"/>
            </w:tabs>
            <w:rPr>
              <w:del w:id="104" w:author="Alice TIERTANT" w:date="2026-07-15T12:16:00Z"/>
              <w:noProof/>
            </w:rPr>
          </w:pPr>
          <w:del w:id="105" w:author="Alice TIERTANT" w:date="2026-07-15T12:16:00Z">
            <w:r w:rsidRPr="006D0E4C" w:rsidDel="006D0E4C">
              <w:rPr>
                <w:noProof/>
                <w:rPrChange w:id="106" w:author="Alice TIERTANT" w:date="2026-07-15T12:16:00Z">
                  <w:rPr>
                    <w:rStyle w:val="Lienhypertexte"/>
                    <w:rFonts w:eastAsia="Aptos"/>
                    <w:noProof/>
                  </w:rPr>
                </w:rPrChange>
              </w:rPr>
              <w:delText>e.</w:delText>
            </w:r>
            <w:r w:rsidDel="006D0E4C">
              <w:rPr>
                <w:noProof/>
              </w:rPr>
              <w:tab/>
            </w:r>
            <w:r w:rsidRPr="006D0E4C" w:rsidDel="006D0E4C">
              <w:rPr>
                <w:noProof/>
                <w:rPrChange w:id="107" w:author="Alice TIERTANT" w:date="2026-07-15T12:16:00Z">
                  <w:rPr>
                    <w:rStyle w:val="Lienhypertexte"/>
                    <w:rFonts w:eastAsia="Aptos"/>
                    <w:noProof/>
                  </w:rPr>
                </w:rPrChange>
              </w:rPr>
              <w:delText>Budget</w:delText>
            </w:r>
            <w:r w:rsidDel="006D0E4C">
              <w:rPr>
                <w:noProof/>
                <w:webHidden/>
              </w:rPr>
              <w:tab/>
            </w:r>
            <w:r w:rsidR="00D93376" w:rsidDel="006D0E4C">
              <w:rPr>
                <w:noProof/>
                <w:webHidden/>
              </w:rPr>
              <w:delText>5</w:delText>
            </w:r>
          </w:del>
        </w:p>
        <w:p w14:paraId="02C04FC4" w14:textId="1516BE48" w:rsidR="002B58C3" w:rsidDel="006D0E4C" w:rsidRDefault="002B58C3">
          <w:pPr>
            <w:pStyle w:val="TM2"/>
            <w:tabs>
              <w:tab w:val="left" w:pos="720"/>
              <w:tab w:val="right" w:leader="dot" w:pos="9062"/>
            </w:tabs>
            <w:rPr>
              <w:del w:id="108" w:author="Alice TIERTANT" w:date="2026-07-15T12:16:00Z"/>
              <w:noProof/>
            </w:rPr>
          </w:pPr>
          <w:del w:id="109" w:author="Alice TIERTANT" w:date="2026-07-15T12:16:00Z">
            <w:r w:rsidRPr="006D0E4C" w:rsidDel="006D0E4C">
              <w:rPr>
                <w:noProof/>
                <w:rPrChange w:id="110" w:author="Alice TIERTANT" w:date="2026-07-15T12:16:00Z">
                  <w:rPr>
                    <w:rStyle w:val="Lienhypertexte"/>
                    <w:rFonts w:eastAsia="Aptos"/>
                    <w:noProof/>
                  </w:rPr>
                </w:rPrChange>
              </w:rPr>
              <w:delText>f.</w:delText>
            </w:r>
            <w:r w:rsidDel="006D0E4C">
              <w:rPr>
                <w:noProof/>
              </w:rPr>
              <w:tab/>
            </w:r>
            <w:r w:rsidRPr="006D0E4C" w:rsidDel="006D0E4C">
              <w:rPr>
                <w:noProof/>
                <w:rPrChange w:id="111" w:author="Alice TIERTANT" w:date="2026-07-15T12:16:00Z">
                  <w:rPr>
                    <w:rStyle w:val="Lienhypertexte"/>
                    <w:rFonts w:eastAsia="Aptos"/>
                    <w:noProof/>
                  </w:rPr>
                </w:rPrChange>
              </w:rPr>
              <w:delText>Organisation</w:delText>
            </w:r>
            <w:r w:rsidDel="006D0E4C">
              <w:rPr>
                <w:noProof/>
                <w:webHidden/>
              </w:rPr>
              <w:tab/>
            </w:r>
            <w:r w:rsidR="00D93376" w:rsidDel="006D0E4C">
              <w:rPr>
                <w:noProof/>
                <w:webHidden/>
              </w:rPr>
              <w:delText>5</w:delText>
            </w:r>
          </w:del>
        </w:p>
        <w:p w14:paraId="26C0C635" w14:textId="718AADF6" w:rsidR="002B58C3" w:rsidDel="006D0E4C" w:rsidRDefault="002B58C3">
          <w:pPr>
            <w:pStyle w:val="TM2"/>
            <w:tabs>
              <w:tab w:val="left" w:pos="720"/>
              <w:tab w:val="right" w:leader="dot" w:pos="9062"/>
            </w:tabs>
            <w:rPr>
              <w:del w:id="112" w:author="Alice TIERTANT" w:date="2026-07-15T12:16:00Z"/>
              <w:noProof/>
            </w:rPr>
          </w:pPr>
          <w:del w:id="113" w:author="Alice TIERTANT" w:date="2026-07-15T12:16:00Z">
            <w:r w:rsidRPr="006D0E4C" w:rsidDel="006D0E4C">
              <w:rPr>
                <w:noProof/>
                <w:rPrChange w:id="114" w:author="Alice TIERTANT" w:date="2026-07-15T12:16:00Z">
                  <w:rPr>
                    <w:rStyle w:val="Lienhypertexte"/>
                    <w:rFonts w:eastAsia="Aptos"/>
                    <w:noProof/>
                  </w:rPr>
                </w:rPrChange>
              </w:rPr>
              <w:delText>g.</w:delText>
            </w:r>
            <w:r w:rsidDel="006D0E4C">
              <w:rPr>
                <w:noProof/>
              </w:rPr>
              <w:tab/>
            </w:r>
            <w:r w:rsidRPr="006D0E4C" w:rsidDel="006D0E4C">
              <w:rPr>
                <w:noProof/>
                <w:rPrChange w:id="115" w:author="Alice TIERTANT" w:date="2026-07-15T12:16:00Z">
                  <w:rPr>
                    <w:rStyle w:val="Lienhypertexte"/>
                    <w:rFonts w:eastAsia="Aptos"/>
                    <w:noProof/>
                  </w:rPr>
                </w:rPrChange>
              </w:rPr>
              <w:delText>Planning</w:delText>
            </w:r>
            <w:r w:rsidDel="006D0E4C">
              <w:rPr>
                <w:noProof/>
                <w:webHidden/>
              </w:rPr>
              <w:tab/>
            </w:r>
            <w:r w:rsidR="00D93376" w:rsidDel="006D0E4C">
              <w:rPr>
                <w:noProof/>
                <w:webHidden/>
              </w:rPr>
              <w:delText>5</w:delText>
            </w:r>
          </w:del>
        </w:p>
        <w:p w14:paraId="4C8094FB" w14:textId="4B11D7D0" w:rsidR="002B58C3" w:rsidDel="006D0E4C" w:rsidRDefault="002B58C3">
          <w:pPr>
            <w:pStyle w:val="TM1"/>
            <w:tabs>
              <w:tab w:val="left" w:pos="480"/>
              <w:tab w:val="right" w:leader="dot" w:pos="9062"/>
            </w:tabs>
            <w:rPr>
              <w:del w:id="116" w:author="Alice TIERTANT" w:date="2026-07-15T12:16:00Z"/>
              <w:noProof/>
            </w:rPr>
          </w:pPr>
          <w:del w:id="117" w:author="Alice TIERTANT" w:date="2026-07-15T12:16:00Z">
            <w:r w:rsidRPr="006D0E4C" w:rsidDel="006D0E4C">
              <w:rPr>
                <w:noProof/>
                <w:rPrChange w:id="118" w:author="Alice TIERTANT" w:date="2026-07-15T12:16:00Z">
                  <w:rPr>
                    <w:rStyle w:val="Lienhypertexte"/>
                    <w:rFonts w:eastAsia="Aptos"/>
                    <w:noProof/>
                  </w:rPr>
                </w:rPrChange>
              </w:rPr>
              <w:delText>II.</w:delText>
            </w:r>
            <w:r w:rsidDel="006D0E4C">
              <w:rPr>
                <w:noProof/>
              </w:rPr>
              <w:tab/>
            </w:r>
            <w:r w:rsidRPr="006D0E4C" w:rsidDel="006D0E4C">
              <w:rPr>
                <w:noProof/>
                <w:rPrChange w:id="119" w:author="Alice TIERTANT" w:date="2026-07-15T12:16:00Z">
                  <w:rPr>
                    <w:rStyle w:val="Lienhypertexte"/>
                    <w:rFonts w:eastAsia="Aptos"/>
                    <w:noProof/>
                  </w:rPr>
                </w:rPrChange>
              </w:rPr>
              <w:delText>Les besoins fonctionnels</w:delText>
            </w:r>
            <w:r w:rsidDel="006D0E4C">
              <w:rPr>
                <w:noProof/>
                <w:webHidden/>
              </w:rPr>
              <w:tab/>
            </w:r>
            <w:r w:rsidR="00D93376" w:rsidDel="006D0E4C">
              <w:rPr>
                <w:noProof/>
                <w:webHidden/>
              </w:rPr>
              <w:delText>7</w:delText>
            </w:r>
          </w:del>
        </w:p>
        <w:p w14:paraId="7BE034BA" w14:textId="7C98F782" w:rsidR="002B58C3" w:rsidDel="006D0E4C" w:rsidRDefault="002B58C3">
          <w:pPr>
            <w:pStyle w:val="TM2"/>
            <w:tabs>
              <w:tab w:val="left" w:pos="720"/>
              <w:tab w:val="right" w:leader="dot" w:pos="9062"/>
            </w:tabs>
            <w:rPr>
              <w:del w:id="120" w:author="Alice TIERTANT" w:date="2026-07-15T12:16:00Z"/>
              <w:noProof/>
            </w:rPr>
          </w:pPr>
          <w:del w:id="121" w:author="Alice TIERTANT" w:date="2026-07-15T12:16:00Z">
            <w:r w:rsidRPr="006D0E4C" w:rsidDel="006D0E4C">
              <w:rPr>
                <w:noProof/>
                <w:rPrChange w:id="122" w:author="Alice TIERTANT" w:date="2026-07-15T12:16:00Z">
                  <w:rPr>
                    <w:rStyle w:val="Lienhypertexte"/>
                    <w:noProof/>
                  </w:rPr>
                </w:rPrChange>
              </w:rPr>
              <w:delText>a.</w:delText>
            </w:r>
            <w:r w:rsidDel="006D0E4C">
              <w:rPr>
                <w:noProof/>
              </w:rPr>
              <w:tab/>
            </w:r>
            <w:r w:rsidRPr="006D0E4C" w:rsidDel="006D0E4C">
              <w:rPr>
                <w:noProof/>
                <w:rPrChange w:id="123" w:author="Alice TIERTANT" w:date="2026-07-15T12:16:00Z">
                  <w:rPr>
                    <w:rStyle w:val="Lienhypertexte"/>
                    <w:noProof/>
                  </w:rPr>
                </w:rPrChange>
              </w:rPr>
              <w:delText>Architecture du site</w:delText>
            </w:r>
            <w:r w:rsidDel="006D0E4C">
              <w:rPr>
                <w:noProof/>
                <w:webHidden/>
              </w:rPr>
              <w:tab/>
            </w:r>
            <w:r w:rsidR="00D93376" w:rsidDel="006D0E4C">
              <w:rPr>
                <w:noProof/>
                <w:webHidden/>
              </w:rPr>
              <w:delText>7</w:delText>
            </w:r>
          </w:del>
        </w:p>
        <w:p w14:paraId="1CD593EC" w14:textId="61FAB944" w:rsidR="002B58C3" w:rsidDel="006D0E4C" w:rsidRDefault="002B58C3">
          <w:pPr>
            <w:pStyle w:val="TM2"/>
            <w:tabs>
              <w:tab w:val="left" w:pos="720"/>
              <w:tab w:val="right" w:leader="dot" w:pos="9062"/>
            </w:tabs>
            <w:rPr>
              <w:del w:id="124" w:author="Alice TIERTANT" w:date="2026-07-15T12:16:00Z"/>
              <w:noProof/>
            </w:rPr>
          </w:pPr>
          <w:del w:id="125" w:author="Alice TIERTANT" w:date="2026-07-15T12:16:00Z">
            <w:r w:rsidRPr="006D0E4C" w:rsidDel="006D0E4C">
              <w:rPr>
                <w:noProof/>
                <w:rPrChange w:id="126" w:author="Alice TIERTANT" w:date="2026-07-15T12:16:00Z">
                  <w:rPr>
                    <w:rStyle w:val="Lienhypertexte"/>
                    <w:noProof/>
                  </w:rPr>
                </w:rPrChange>
              </w:rPr>
              <w:delText>b.</w:delText>
            </w:r>
            <w:r w:rsidDel="006D0E4C">
              <w:rPr>
                <w:noProof/>
              </w:rPr>
              <w:tab/>
            </w:r>
            <w:r w:rsidRPr="006D0E4C" w:rsidDel="006D0E4C">
              <w:rPr>
                <w:noProof/>
                <w:rPrChange w:id="127" w:author="Alice TIERTANT" w:date="2026-07-15T12:16:00Z">
                  <w:rPr>
                    <w:rStyle w:val="Lienhypertexte"/>
                    <w:noProof/>
                  </w:rPr>
                </w:rPrChange>
              </w:rPr>
              <w:delText>Fonctionnalités :</w:delText>
            </w:r>
            <w:r w:rsidDel="006D0E4C">
              <w:rPr>
                <w:noProof/>
                <w:webHidden/>
              </w:rPr>
              <w:tab/>
            </w:r>
            <w:r w:rsidR="00D93376" w:rsidDel="006D0E4C">
              <w:rPr>
                <w:noProof/>
                <w:webHidden/>
              </w:rPr>
              <w:delText>9</w:delText>
            </w:r>
          </w:del>
        </w:p>
        <w:p w14:paraId="4898816D" w14:textId="47812E16" w:rsidR="002B58C3" w:rsidDel="006D0E4C" w:rsidRDefault="002B58C3">
          <w:pPr>
            <w:pStyle w:val="TM3"/>
            <w:tabs>
              <w:tab w:val="left" w:pos="960"/>
              <w:tab w:val="right" w:leader="dot" w:pos="9062"/>
            </w:tabs>
            <w:rPr>
              <w:del w:id="128" w:author="Alice TIERTANT" w:date="2026-07-15T12:16:00Z"/>
              <w:noProof/>
            </w:rPr>
          </w:pPr>
          <w:del w:id="129" w:author="Alice TIERTANT" w:date="2026-07-15T12:16:00Z">
            <w:r w:rsidRPr="006D0E4C" w:rsidDel="006D0E4C">
              <w:rPr>
                <w:noProof/>
                <w:rPrChange w:id="130" w:author="Alice TIERTANT" w:date="2026-07-15T12:16:00Z">
                  <w:rPr>
                    <w:rStyle w:val="Lienhypertexte"/>
                    <w:noProof/>
                  </w:rPr>
                </w:rPrChange>
              </w:rPr>
              <w:delText>1.</w:delText>
            </w:r>
            <w:r w:rsidDel="006D0E4C">
              <w:rPr>
                <w:noProof/>
              </w:rPr>
              <w:tab/>
            </w:r>
            <w:r w:rsidRPr="006D0E4C" w:rsidDel="006D0E4C">
              <w:rPr>
                <w:noProof/>
                <w:rPrChange w:id="131" w:author="Alice TIERTANT" w:date="2026-07-15T12:16:00Z">
                  <w:rPr>
                    <w:rStyle w:val="Lienhypertexte"/>
                    <w:rFonts w:eastAsia="Aptos"/>
                    <w:noProof/>
                  </w:rPr>
                </w:rPrChange>
              </w:rPr>
              <w:delText>La personnalisation</w:delText>
            </w:r>
            <w:r w:rsidDel="006D0E4C">
              <w:rPr>
                <w:noProof/>
                <w:webHidden/>
              </w:rPr>
              <w:tab/>
            </w:r>
            <w:r w:rsidR="00D93376" w:rsidDel="006D0E4C">
              <w:rPr>
                <w:noProof/>
                <w:webHidden/>
              </w:rPr>
              <w:delText>9</w:delText>
            </w:r>
          </w:del>
        </w:p>
        <w:p w14:paraId="1DAA1162" w14:textId="2F1617FA" w:rsidR="002B58C3" w:rsidDel="006D0E4C" w:rsidRDefault="002B58C3">
          <w:pPr>
            <w:pStyle w:val="TM3"/>
            <w:tabs>
              <w:tab w:val="left" w:pos="960"/>
              <w:tab w:val="right" w:leader="dot" w:pos="9062"/>
            </w:tabs>
            <w:rPr>
              <w:del w:id="132" w:author="Alice TIERTANT" w:date="2026-07-15T12:16:00Z"/>
              <w:noProof/>
            </w:rPr>
          </w:pPr>
          <w:del w:id="133" w:author="Alice TIERTANT" w:date="2026-07-15T12:16:00Z">
            <w:r w:rsidRPr="006D0E4C" w:rsidDel="006D0E4C">
              <w:rPr>
                <w:noProof/>
                <w:rPrChange w:id="134" w:author="Alice TIERTANT" w:date="2026-07-15T12:16:00Z">
                  <w:rPr>
                    <w:rStyle w:val="Lienhypertexte"/>
                    <w:noProof/>
                  </w:rPr>
                </w:rPrChange>
              </w:rPr>
              <w:delText>2.</w:delText>
            </w:r>
            <w:r w:rsidDel="006D0E4C">
              <w:rPr>
                <w:noProof/>
              </w:rPr>
              <w:tab/>
            </w:r>
            <w:r w:rsidRPr="006D0E4C" w:rsidDel="006D0E4C">
              <w:rPr>
                <w:noProof/>
                <w:rPrChange w:id="135" w:author="Alice TIERTANT" w:date="2026-07-15T12:16:00Z">
                  <w:rPr>
                    <w:rStyle w:val="Lienhypertexte"/>
                    <w:rFonts w:eastAsia="Aptos"/>
                    <w:noProof/>
                  </w:rPr>
                </w:rPrChange>
              </w:rPr>
              <w:delText>L’invitation au test</w:delText>
            </w:r>
            <w:r w:rsidDel="006D0E4C">
              <w:rPr>
                <w:noProof/>
                <w:webHidden/>
              </w:rPr>
              <w:tab/>
            </w:r>
            <w:r w:rsidR="00D93376" w:rsidDel="006D0E4C">
              <w:rPr>
                <w:noProof/>
                <w:webHidden/>
              </w:rPr>
              <w:delText>9</w:delText>
            </w:r>
          </w:del>
        </w:p>
        <w:p w14:paraId="2069ADD3" w14:textId="20522F0F" w:rsidR="002B58C3" w:rsidDel="006D0E4C" w:rsidRDefault="002B58C3">
          <w:pPr>
            <w:pStyle w:val="TM3"/>
            <w:tabs>
              <w:tab w:val="left" w:pos="960"/>
              <w:tab w:val="right" w:leader="dot" w:pos="9062"/>
            </w:tabs>
            <w:rPr>
              <w:del w:id="136" w:author="Alice TIERTANT" w:date="2026-07-15T12:16:00Z"/>
              <w:noProof/>
            </w:rPr>
          </w:pPr>
          <w:del w:id="137" w:author="Alice TIERTANT" w:date="2026-07-15T12:16:00Z">
            <w:r w:rsidRPr="006D0E4C" w:rsidDel="006D0E4C">
              <w:rPr>
                <w:noProof/>
                <w:rPrChange w:id="138" w:author="Alice TIERTANT" w:date="2026-07-15T12:16:00Z">
                  <w:rPr>
                    <w:rStyle w:val="Lienhypertexte"/>
                    <w:noProof/>
                  </w:rPr>
                </w:rPrChange>
              </w:rPr>
              <w:delText>3.</w:delText>
            </w:r>
            <w:r w:rsidDel="006D0E4C">
              <w:rPr>
                <w:noProof/>
              </w:rPr>
              <w:tab/>
            </w:r>
            <w:r w:rsidRPr="006D0E4C" w:rsidDel="006D0E4C">
              <w:rPr>
                <w:noProof/>
                <w:rPrChange w:id="139" w:author="Alice TIERTANT" w:date="2026-07-15T12:16:00Z">
                  <w:rPr>
                    <w:rStyle w:val="Lienhypertexte"/>
                    <w:noProof/>
                  </w:rPr>
                </w:rPrChange>
              </w:rPr>
              <w:delText>Réseautage</w:delText>
            </w:r>
            <w:r w:rsidDel="006D0E4C">
              <w:rPr>
                <w:noProof/>
                <w:webHidden/>
              </w:rPr>
              <w:tab/>
            </w:r>
            <w:r w:rsidR="00D93376" w:rsidDel="006D0E4C">
              <w:rPr>
                <w:noProof/>
                <w:webHidden/>
              </w:rPr>
              <w:delText>9</w:delText>
            </w:r>
          </w:del>
        </w:p>
        <w:p w14:paraId="113E4D99" w14:textId="280C2F12" w:rsidR="002B58C3" w:rsidDel="006D0E4C" w:rsidRDefault="002B58C3">
          <w:pPr>
            <w:pStyle w:val="TM3"/>
            <w:tabs>
              <w:tab w:val="left" w:pos="960"/>
              <w:tab w:val="right" w:leader="dot" w:pos="9062"/>
            </w:tabs>
            <w:rPr>
              <w:del w:id="140" w:author="Alice TIERTANT" w:date="2026-07-15T12:16:00Z"/>
              <w:noProof/>
            </w:rPr>
          </w:pPr>
          <w:del w:id="141" w:author="Alice TIERTANT" w:date="2026-07-15T12:16:00Z">
            <w:r w:rsidRPr="006D0E4C" w:rsidDel="006D0E4C">
              <w:rPr>
                <w:noProof/>
                <w:rPrChange w:id="142" w:author="Alice TIERTANT" w:date="2026-07-15T12:16:00Z">
                  <w:rPr>
                    <w:rStyle w:val="Lienhypertexte"/>
                    <w:noProof/>
                  </w:rPr>
                </w:rPrChange>
              </w:rPr>
              <w:delText>4.</w:delText>
            </w:r>
            <w:r w:rsidDel="006D0E4C">
              <w:rPr>
                <w:noProof/>
              </w:rPr>
              <w:tab/>
            </w:r>
            <w:r w:rsidRPr="006D0E4C" w:rsidDel="006D0E4C">
              <w:rPr>
                <w:noProof/>
                <w:rPrChange w:id="143" w:author="Alice TIERTANT" w:date="2026-07-15T12:16:00Z">
                  <w:rPr>
                    <w:rStyle w:val="Lienhypertexte"/>
                    <w:noProof/>
                  </w:rPr>
                </w:rPrChange>
              </w:rPr>
              <w:delText>Espace entretien</w:delText>
            </w:r>
            <w:r w:rsidDel="006D0E4C">
              <w:rPr>
                <w:noProof/>
                <w:webHidden/>
              </w:rPr>
              <w:tab/>
            </w:r>
            <w:r w:rsidR="00D93376" w:rsidDel="006D0E4C">
              <w:rPr>
                <w:noProof/>
                <w:webHidden/>
              </w:rPr>
              <w:delText>9</w:delText>
            </w:r>
          </w:del>
        </w:p>
        <w:p w14:paraId="1E33A72C" w14:textId="65762CCD" w:rsidR="002B58C3" w:rsidDel="006D0E4C" w:rsidRDefault="002B58C3">
          <w:pPr>
            <w:pStyle w:val="TM3"/>
            <w:tabs>
              <w:tab w:val="left" w:pos="960"/>
              <w:tab w:val="right" w:leader="dot" w:pos="9062"/>
            </w:tabs>
            <w:rPr>
              <w:del w:id="144" w:author="Alice TIERTANT" w:date="2026-07-15T12:16:00Z"/>
              <w:noProof/>
            </w:rPr>
          </w:pPr>
          <w:del w:id="145" w:author="Alice TIERTANT" w:date="2026-07-15T12:16:00Z">
            <w:r w:rsidRPr="006D0E4C" w:rsidDel="006D0E4C">
              <w:rPr>
                <w:noProof/>
                <w:rPrChange w:id="146" w:author="Alice TIERTANT" w:date="2026-07-15T12:16:00Z">
                  <w:rPr>
                    <w:rStyle w:val="Lienhypertexte"/>
                    <w:noProof/>
                  </w:rPr>
                </w:rPrChange>
              </w:rPr>
              <w:delText>5.</w:delText>
            </w:r>
            <w:r w:rsidDel="006D0E4C">
              <w:rPr>
                <w:noProof/>
              </w:rPr>
              <w:tab/>
            </w:r>
            <w:r w:rsidRPr="006D0E4C" w:rsidDel="006D0E4C">
              <w:rPr>
                <w:noProof/>
                <w:rPrChange w:id="147" w:author="Alice TIERTANT" w:date="2026-07-15T12:16:00Z">
                  <w:rPr>
                    <w:rStyle w:val="Lienhypertexte"/>
                    <w:noProof/>
                  </w:rPr>
                </w:rPrChange>
              </w:rPr>
              <w:delText>Espace membre</w:delText>
            </w:r>
            <w:r w:rsidDel="006D0E4C">
              <w:rPr>
                <w:noProof/>
                <w:webHidden/>
              </w:rPr>
              <w:tab/>
            </w:r>
            <w:r w:rsidR="00D93376" w:rsidDel="006D0E4C">
              <w:rPr>
                <w:noProof/>
                <w:webHidden/>
              </w:rPr>
              <w:delText>9</w:delText>
            </w:r>
          </w:del>
        </w:p>
        <w:p w14:paraId="3EA10C7D" w14:textId="508AE5AB" w:rsidR="002B58C3" w:rsidDel="006D0E4C" w:rsidRDefault="002B58C3">
          <w:pPr>
            <w:pStyle w:val="TM1"/>
            <w:tabs>
              <w:tab w:val="left" w:pos="720"/>
              <w:tab w:val="right" w:leader="dot" w:pos="9062"/>
            </w:tabs>
            <w:rPr>
              <w:del w:id="148" w:author="Alice TIERTANT" w:date="2026-07-15T12:16:00Z"/>
              <w:noProof/>
            </w:rPr>
          </w:pPr>
          <w:del w:id="149" w:author="Alice TIERTANT" w:date="2026-07-15T12:16:00Z">
            <w:r w:rsidRPr="006D0E4C" w:rsidDel="006D0E4C">
              <w:rPr>
                <w:noProof/>
                <w:rPrChange w:id="150" w:author="Alice TIERTANT" w:date="2026-07-15T12:16:00Z">
                  <w:rPr>
                    <w:rStyle w:val="Lienhypertexte"/>
                    <w:noProof/>
                  </w:rPr>
                </w:rPrChange>
              </w:rPr>
              <w:delText>III.</w:delText>
            </w:r>
            <w:r w:rsidDel="006D0E4C">
              <w:rPr>
                <w:noProof/>
              </w:rPr>
              <w:tab/>
            </w:r>
            <w:r w:rsidRPr="006D0E4C" w:rsidDel="006D0E4C">
              <w:rPr>
                <w:noProof/>
                <w:rPrChange w:id="151" w:author="Alice TIERTANT" w:date="2026-07-15T12:16:00Z">
                  <w:rPr>
                    <w:rStyle w:val="Lienhypertexte"/>
                    <w:noProof/>
                  </w:rPr>
                </w:rPrChange>
              </w:rPr>
              <w:delText>Spécifications techniques</w:delText>
            </w:r>
            <w:r w:rsidDel="006D0E4C">
              <w:rPr>
                <w:noProof/>
                <w:webHidden/>
              </w:rPr>
              <w:tab/>
            </w:r>
            <w:r w:rsidR="00D93376" w:rsidDel="006D0E4C">
              <w:rPr>
                <w:noProof/>
                <w:webHidden/>
              </w:rPr>
              <w:delText>10</w:delText>
            </w:r>
          </w:del>
        </w:p>
        <w:p w14:paraId="4368F884" w14:textId="1E1DB52E" w:rsidR="002B58C3" w:rsidDel="006D0E4C" w:rsidRDefault="002B58C3">
          <w:pPr>
            <w:pStyle w:val="TM2"/>
            <w:tabs>
              <w:tab w:val="left" w:pos="720"/>
              <w:tab w:val="right" w:leader="dot" w:pos="9062"/>
            </w:tabs>
            <w:rPr>
              <w:del w:id="152" w:author="Alice TIERTANT" w:date="2026-07-15T12:16:00Z"/>
              <w:noProof/>
            </w:rPr>
          </w:pPr>
          <w:del w:id="153" w:author="Alice TIERTANT" w:date="2026-07-15T12:16:00Z">
            <w:r w:rsidRPr="006D0E4C" w:rsidDel="006D0E4C">
              <w:rPr>
                <w:noProof/>
                <w:rPrChange w:id="154" w:author="Alice TIERTANT" w:date="2026-07-15T12:16:00Z">
                  <w:rPr>
                    <w:rStyle w:val="Lienhypertexte"/>
                    <w:noProof/>
                  </w:rPr>
                </w:rPrChange>
              </w:rPr>
              <w:delText>a.</w:delText>
            </w:r>
            <w:r w:rsidDel="006D0E4C">
              <w:rPr>
                <w:noProof/>
              </w:rPr>
              <w:tab/>
            </w:r>
            <w:r w:rsidRPr="006D0E4C" w:rsidDel="006D0E4C">
              <w:rPr>
                <w:noProof/>
                <w:rPrChange w:id="155" w:author="Alice TIERTANT" w:date="2026-07-15T12:16:00Z">
                  <w:rPr>
                    <w:rStyle w:val="Lienhypertexte"/>
                    <w:noProof/>
                  </w:rPr>
                </w:rPrChange>
              </w:rPr>
              <w:delText>Eco-conception</w:delText>
            </w:r>
            <w:r w:rsidDel="006D0E4C">
              <w:rPr>
                <w:noProof/>
                <w:webHidden/>
              </w:rPr>
              <w:tab/>
            </w:r>
            <w:r w:rsidR="00D93376" w:rsidDel="006D0E4C">
              <w:rPr>
                <w:noProof/>
                <w:webHidden/>
              </w:rPr>
              <w:delText>10</w:delText>
            </w:r>
          </w:del>
        </w:p>
        <w:p w14:paraId="2D12C961" w14:textId="4F1D2FD8" w:rsidR="002B58C3" w:rsidDel="006D0E4C" w:rsidRDefault="002B58C3">
          <w:pPr>
            <w:pStyle w:val="TM2"/>
            <w:tabs>
              <w:tab w:val="left" w:pos="720"/>
              <w:tab w:val="right" w:leader="dot" w:pos="9062"/>
            </w:tabs>
            <w:rPr>
              <w:del w:id="156" w:author="Alice TIERTANT" w:date="2026-07-15T12:16:00Z"/>
              <w:noProof/>
            </w:rPr>
          </w:pPr>
          <w:del w:id="157" w:author="Alice TIERTANT" w:date="2026-07-15T12:16:00Z">
            <w:r w:rsidRPr="006D0E4C" w:rsidDel="006D0E4C">
              <w:rPr>
                <w:noProof/>
                <w:rPrChange w:id="158" w:author="Alice TIERTANT" w:date="2026-07-15T12:16:00Z">
                  <w:rPr>
                    <w:rStyle w:val="Lienhypertexte"/>
                    <w:noProof/>
                  </w:rPr>
                </w:rPrChange>
              </w:rPr>
              <w:delText>b.</w:delText>
            </w:r>
            <w:r w:rsidDel="006D0E4C">
              <w:rPr>
                <w:noProof/>
              </w:rPr>
              <w:tab/>
            </w:r>
            <w:r w:rsidRPr="006D0E4C" w:rsidDel="006D0E4C">
              <w:rPr>
                <w:noProof/>
                <w:rPrChange w:id="159" w:author="Alice TIERTANT" w:date="2026-07-15T12:16:00Z">
                  <w:rPr>
                    <w:rStyle w:val="Lienhypertexte"/>
                    <w:noProof/>
                  </w:rPr>
                </w:rPrChange>
              </w:rPr>
              <w:delText>Technologies</w:delText>
            </w:r>
            <w:r w:rsidDel="006D0E4C">
              <w:rPr>
                <w:noProof/>
                <w:webHidden/>
              </w:rPr>
              <w:tab/>
            </w:r>
            <w:r w:rsidR="00D93376" w:rsidDel="006D0E4C">
              <w:rPr>
                <w:noProof/>
                <w:webHidden/>
              </w:rPr>
              <w:delText>10</w:delText>
            </w:r>
          </w:del>
        </w:p>
        <w:p w14:paraId="44C45785" w14:textId="219BB407" w:rsidR="002B58C3" w:rsidDel="006D0E4C" w:rsidRDefault="002B58C3">
          <w:pPr>
            <w:pStyle w:val="TM2"/>
            <w:tabs>
              <w:tab w:val="left" w:pos="720"/>
              <w:tab w:val="right" w:leader="dot" w:pos="9062"/>
            </w:tabs>
            <w:rPr>
              <w:del w:id="160" w:author="Alice TIERTANT" w:date="2026-07-15T12:16:00Z"/>
              <w:noProof/>
            </w:rPr>
          </w:pPr>
          <w:del w:id="161" w:author="Alice TIERTANT" w:date="2026-07-15T12:16:00Z">
            <w:r w:rsidRPr="006D0E4C" w:rsidDel="006D0E4C">
              <w:rPr>
                <w:noProof/>
                <w:rPrChange w:id="162" w:author="Alice TIERTANT" w:date="2026-07-15T12:16:00Z">
                  <w:rPr>
                    <w:rStyle w:val="Lienhypertexte"/>
                    <w:noProof/>
                  </w:rPr>
                </w:rPrChange>
              </w:rPr>
              <w:delText>c.</w:delText>
            </w:r>
            <w:r w:rsidDel="006D0E4C">
              <w:rPr>
                <w:noProof/>
              </w:rPr>
              <w:tab/>
            </w:r>
            <w:r w:rsidRPr="006D0E4C" w:rsidDel="006D0E4C">
              <w:rPr>
                <w:noProof/>
                <w:rPrChange w:id="163" w:author="Alice TIERTANT" w:date="2026-07-15T12:16:00Z">
                  <w:rPr>
                    <w:rStyle w:val="Lienhypertexte"/>
                    <w:noProof/>
                  </w:rPr>
                </w:rPrChange>
              </w:rPr>
              <w:delText>Responsive</w:delText>
            </w:r>
            <w:r w:rsidDel="006D0E4C">
              <w:rPr>
                <w:noProof/>
                <w:webHidden/>
              </w:rPr>
              <w:tab/>
            </w:r>
            <w:r w:rsidR="00D93376" w:rsidDel="006D0E4C">
              <w:rPr>
                <w:noProof/>
                <w:webHidden/>
              </w:rPr>
              <w:delText>10</w:delText>
            </w:r>
          </w:del>
        </w:p>
        <w:p w14:paraId="3B5E5585" w14:textId="0C6D2DDE" w:rsidR="002B58C3" w:rsidDel="006D0E4C" w:rsidRDefault="002B58C3">
          <w:pPr>
            <w:pStyle w:val="TM2"/>
            <w:tabs>
              <w:tab w:val="left" w:pos="720"/>
              <w:tab w:val="right" w:leader="dot" w:pos="9062"/>
            </w:tabs>
            <w:rPr>
              <w:del w:id="164" w:author="Alice TIERTANT" w:date="2026-07-15T12:16:00Z"/>
              <w:noProof/>
            </w:rPr>
          </w:pPr>
          <w:del w:id="165" w:author="Alice TIERTANT" w:date="2026-07-15T12:16:00Z">
            <w:r w:rsidRPr="006D0E4C" w:rsidDel="006D0E4C">
              <w:rPr>
                <w:noProof/>
                <w:rPrChange w:id="166" w:author="Alice TIERTANT" w:date="2026-07-15T12:16:00Z">
                  <w:rPr>
                    <w:rStyle w:val="Lienhypertexte"/>
                    <w:noProof/>
                  </w:rPr>
                </w:rPrChange>
              </w:rPr>
              <w:delText>d.</w:delText>
            </w:r>
            <w:r w:rsidDel="006D0E4C">
              <w:rPr>
                <w:noProof/>
              </w:rPr>
              <w:tab/>
            </w:r>
            <w:r w:rsidRPr="006D0E4C" w:rsidDel="006D0E4C">
              <w:rPr>
                <w:noProof/>
                <w:rPrChange w:id="167" w:author="Alice TIERTANT" w:date="2026-07-15T12:16:00Z">
                  <w:rPr>
                    <w:rStyle w:val="Lienhypertexte"/>
                    <w:noProof/>
                  </w:rPr>
                </w:rPrChange>
              </w:rPr>
              <w:delText>Performance</w:delText>
            </w:r>
            <w:r w:rsidDel="006D0E4C">
              <w:rPr>
                <w:noProof/>
                <w:webHidden/>
              </w:rPr>
              <w:tab/>
            </w:r>
            <w:r w:rsidR="00D93376" w:rsidDel="006D0E4C">
              <w:rPr>
                <w:noProof/>
                <w:webHidden/>
              </w:rPr>
              <w:delText>10</w:delText>
            </w:r>
          </w:del>
        </w:p>
        <w:p w14:paraId="2D039EBE" w14:textId="1F0E3795" w:rsidR="002B58C3" w:rsidDel="006D0E4C" w:rsidRDefault="002B58C3">
          <w:pPr>
            <w:pStyle w:val="TM2"/>
            <w:tabs>
              <w:tab w:val="left" w:pos="720"/>
              <w:tab w:val="right" w:leader="dot" w:pos="9062"/>
            </w:tabs>
            <w:rPr>
              <w:del w:id="168" w:author="Alice TIERTANT" w:date="2026-07-15T12:16:00Z"/>
              <w:noProof/>
            </w:rPr>
          </w:pPr>
          <w:del w:id="169" w:author="Alice TIERTANT" w:date="2026-07-15T12:16:00Z">
            <w:r w:rsidRPr="006D0E4C" w:rsidDel="006D0E4C">
              <w:rPr>
                <w:noProof/>
                <w:rPrChange w:id="170" w:author="Alice TIERTANT" w:date="2026-07-15T12:16:00Z">
                  <w:rPr>
                    <w:rStyle w:val="Lienhypertexte"/>
                    <w:noProof/>
                  </w:rPr>
                </w:rPrChange>
              </w:rPr>
              <w:delText>e.</w:delText>
            </w:r>
            <w:r w:rsidDel="006D0E4C">
              <w:rPr>
                <w:noProof/>
              </w:rPr>
              <w:tab/>
            </w:r>
            <w:r w:rsidRPr="006D0E4C" w:rsidDel="006D0E4C">
              <w:rPr>
                <w:noProof/>
                <w:rPrChange w:id="171" w:author="Alice TIERTANT" w:date="2026-07-15T12:16:00Z">
                  <w:rPr>
                    <w:rStyle w:val="Lienhypertexte"/>
                    <w:noProof/>
                  </w:rPr>
                </w:rPrChange>
              </w:rPr>
              <w:delText>Accessibilité universelle</w:delText>
            </w:r>
            <w:r w:rsidDel="006D0E4C">
              <w:rPr>
                <w:noProof/>
                <w:webHidden/>
              </w:rPr>
              <w:tab/>
            </w:r>
            <w:r w:rsidR="00D93376" w:rsidDel="006D0E4C">
              <w:rPr>
                <w:noProof/>
                <w:webHidden/>
              </w:rPr>
              <w:delText>10</w:delText>
            </w:r>
          </w:del>
        </w:p>
        <w:p w14:paraId="7EEDA72D" w14:textId="163EE158" w:rsidR="002B58C3" w:rsidDel="006D0E4C" w:rsidRDefault="002B58C3">
          <w:pPr>
            <w:pStyle w:val="TM2"/>
            <w:tabs>
              <w:tab w:val="left" w:pos="720"/>
              <w:tab w:val="right" w:leader="dot" w:pos="9062"/>
            </w:tabs>
            <w:rPr>
              <w:del w:id="172" w:author="Alice TIERTANT" w:date="2026-07-15T12:16:00Z"/>
              <w:noProof/>
            </w:rPr>
          </w:pPr>
          <w:del w:id="173" w:author="Alice TIERTANT" w:date="2026-07-15T12:16:00Z">
            <w:r w:rsidRPr="006D0E4C" w:rsidDel="006D0E4C">
              <w:rPr>
                <w:noProof/>
                <w:rPrChange w:id="174" w:author="Alice TIERTANT" w:date="2026-07-15T12:16:00Z">
                  <w:rPr>
                    <w:rStyle w:val="Lienhypertexte"/>
                    <w:noProof/>
                  </w:rPr>
                </w:rPrChange>
              </w:rPr>
              <w:delText>f.</w:delText>
            </w:r>
            <w:r w:rsidDel="006D0E4C">
              <w:rPr>
                <w:noProof/>
              </w:rPr>
              <w:tab/>
            </w:r>
            <w:r w:rsidRPr="006D0E4C" w:rsidDel="006D0E4C">
              <w:rPr>
                <w:noProof/>
                <w:rPrChange w:id="175" w:author="Alice TIERTANT" w:date="2026-07-15T12:16:00Z">
                  <w:rPr>
                    <w:rStyle w:val="Lienhypertexte"/>
                    <w:noProof/>
                  </w:rPr>
                </w:rPrChange>
              </w:rPr>
              <w:delText>Sécurité</w:delText>
            </w:r>
            <w:r w:rsidDel="006D0E4C">
              <w:rPr>
                <w:noProof/>
                <w:webHidden/>
              </w:rPr>
              <w:tab/>
            </w:r>
            <w:r w:rsidR="00D93376" w:rsidDel="006D0E4C">
              <w:rPr>
                <w:noProof/>
                <w:webHidden/>
              </w:rPr>
              <w:delText>10</w:delText>
            </w:r>
          </w:del>
        </w:p>
        <w:p w14:paraId="7E336679" w14:textId="62D5FADD" w:rsidR="002B58C3" w:rsidDel="006D0E4C" w:rsidRDefault="002B58C3">
          <w:pPr>
            <w:pStyle w:val="TM2"/>
            <w:tabs>
              <w:tab w:val="left" w:pos="720"/>
              <w:tab w:val="right" w:leader="dot" w:pos="9062"/>
            </w:tabs>
            <w:rPr>
              <w:del w:id="176" w:author="Alice TIERTANT" w:date="2026-07-15T12:16:00Z"/>
              <w:noProof/>
            </w:rPr>
          </w:pPr>
          <w:del w:id="177" w:author="Alice TIERTANT" w:date="2026-07-15T12:16:00Z">
            <w:r w:rsidRPr="006D0E4C" w:rsidDel="006D0E4C">
              <w:rPr>
                <w:noProof/>
                <w:rPrChange w:id="178" w:author="Alice TIERTANT" w:date="2026-07-15T12:16:00Z">
                  <w:rPr>
                    <w:rStyle w:val="Lienhypertexte"/>
                    <w:noProof/>
                  </w:rPr>
                </w:rPrChange>
              </w:rPr>
              <w:delText>g.</w:delText>
            </w:r>
            <w:r w:rsidDel="006D0E4C">
              <w:rPr>
                <w:noProof/>
              </w:rPr>
              <w:tab/>
            </w:r>
            <w:r w:rsidRPr="006D0E4C" w:rsidDel="006D0E4C">
              <w:rPr>
                <w:noProof/>
                <w:rPrChange w:id="179" w:author="Alice TIERTANT" w:date="2026-07-15T12:16:00Z">
                  <w:rPr>
                    <w:rStyle w:val="Lienhypertexte"/>
                    <w:noProof/>
                  </w:rPr>
                </w:rPrChange>
              </w:rPr>
              <w:delText>Maintenance</w:delText>
            </w:r>
            <w:r w:rsidDel="006D0E4C">
              <w:rPr>
                <w:noProof/>
                <w:webHidden/>
              </w:rPr>
              <w:tab/>
            </w:r>
            <w:r w:rsidR="00D93376" w:rsidDel="006D0E4C">
              <w:rPr>
                <w:noProof/>
                <w:webHidden/>
              </w:rPr>
              <w:delText>10</w:delText>
            </w:r>
          </w:del>
        </w:p>
        <w:p w14:paraId="507A7737" w14:textId="5A2D0B31" w:rsidR="002B58C3" w:rsidRDefault="002B58C3">
          <w:r>
            <w:rPr>
              <w:b/>
              <w:bCs/>
            </w:rPr>
            <w:fldChar w:fldCharType="end"/>
          </w:r>
        </w:p>
      </w:sdtContent>
    </w:sdt>
    <w:p w14:paraId="6C80B662" w14:textId="023F2179" w:rsidR="00833002" w:rsidRDefault="00833002" w:rsidP="57294A77">
      <w:pPr>
        <w:spacing w:after="120" w:line="480" w:lineRule="auto"/>
        <w:rPr>
          <w:rFonts w:ascii="Aptos" w:eastAsia="Aptos" w:hAnsi="Aptos" w:cs="Aptos"/>
          <w:color w:val="000000" w:themeColor="text1"/>
          <w:sz w:val="32"/>
          <w:szCs w:val="32"/>
        </w:rPr>
      </w:pPr>
      <w:r>
        <w:rPr>
          <w:rFonts w:ascii="Aptos" w:eastAsia="Aptos" w:hAnsi="Aptos" w:cs="Aptos"/>
          <w:color w:val="000000" w:themeColor="text1"/>
          <w:sz w:val="32"/>
          <w:szCs w:val="32"/>
        </w:rPr>
        <w:br w:type="page"/>
      </w:r>
    </w:p>
    <w:p w14:paraId="77EF2271" w14:textId="2024ED2D" w:rsidR="00414918" w:rsidRDefault="6116D4B4" w:rsidP="00AD375F">
      <w:pPr>
        <w:pStyle w:val="Titre1"/>
        <w:rPr>
          <w:ins w:id="180" w:author="Alice TIERTANT" w:date="2026-07-15T12:04:00Z"/>
          <w:rFonts w:eastAsia="Aptos"/>
        </w:rPr>
      </w:pPr>
      <w:bookmarkStart w:id="181" w:name="_Toc235087842"/>
      <w:r w:rsidRPr="5514D82B">
        <w:rPr>
          <w:rFonts w:eastAsia="Aptos"/>
        </w:rPr>
        <w:lastRenderedPageBreak/>
        <w:t>Contexte général</w:t>
      </w:r>
      <w:bookmarkEnd w:id="181"/>
      <w:del w:id="182" w:author="Alice TIERTANT" w:date="2026-07-15T12:04:00Z">
        <w:r w:rsidRPr="5514D82B" w:rsidDel="00D51D1E">
          <w:rPr>
            <w:rFonts w:eastAsia="Aptos"/>
          </w:rPr>
          <w:delText xml:space="preserve"> du projet</w:delText>
        </w:r>
      </w:del>
    </w:p>
    <w:p w14:paraId="4D2D3535" w14:textId="49FC3E51" w:rsidR="00D51D1E" w:rsidRDefault="00D51D1E" w:rsidP="00D51D1E">
      <w:pPr>
        <w:pStyle w:val="Titre2"/>
        <w:rPr>
          <w:ins w:id="183" w:author="Alice TIERTANT" w:date="2026-07-15T12:05:00Z"/>
        </w:rPr>
      </w:pPr>
      <w:bookmarkStart w:id="184" w:name="_Toc235087843"/>
      <w:ins w:id="185" w:author="Alice TIERTANT" w:date="2026-07-15T12:05:00Z">
        <w:r>
          <w:t>L’entreprise</w:t>
        </w:r>
        <w:bookmarkEnd w:id="184"/>
      </w:ins>
    </w:p>
    <w:p w14:paraId="4CACF260" w14:textId="54C7E57F" w:rsidR="00D51D1E" w:rsidRDefault="00D51D1E" w:rsidP="00C7520A">
      <w:pPr>
        <w:rPr>
          <w:ins w:id="186" w:author="Alice TIERTANT" w:date="2026-07-15T12:17:00Z"/>
        </w:rPr>
      </w:pPr>
      <w:ins w:id="187" w:author="Alice TIERTANT" w:date="2026-07-15T12:06:00Z">
        <w:r>
          <w:t>Mobile Bike est un</w:t>
        </w:r>
      </w:ins>
      <w:ins w:id="188" w:author="Alice TIERTANT" w:date="2026-07-15T12:08:00Z">
        <w:r>
          <w:t xml:space="preserve">e entreprise basée dans le sud de la France, </w:t>
        </w:r>
      </w:ins>
      <w:ins w:id="189" w:author="Alice TIERTANT" w:date="2026-07-15T12:09:00Z">
        <w:r>
          <w:t xml:space="preserve">spécialisée dans la conception et la fabrication de </w:t>
        </w:r>
      </w:ins>
      <w:ins w:id="190" w:author="Alice TIERTANT" w:date="2026-07-15T12:08:00Z">
        <w:r>
          <w:t>vélomobiles</w:t>
        </w:r>
      </w:ins>
      <w:ins w:id="191" w:author="Alice TIERTANT" w:date="2026-07-15T12:22:00Z">
        <w:r w:rsidR="00891CF4">
          <w:t xml:space="preserve"> depuis plus de 10</w:t>
        </w:r>
      </w:ins>
      <w:ins w:id="192" w:author="Alice TIERTANT" w:date="2026-07-15T12:23:00Z">
        <w:r w:rsidR="00891CF4">
          <w:t>ans</w:t>
        </w:r>
      </w:ins>
      <w:ins w:id="193" w:author="Alice TIERTANT" w:date="2026-07-15T12:09:00Z">
        <w:r w:rsidR="006D0E4C">
          <w:t>.</w:t>
        </w:r>
      </w:ins>
    </w:p>
    <w:p w14:paraId="4D24B694" w14:textId="46C4EF0E" w:rsidR="00421477" w:rsidRDefault="00421477" w:rsidP="00C7520A">
      <w:pPr>
        <w:rPr>
          <w:ins w:id="194" w:author="Alice TIERTANT" w:date="2026-07-15T16:12:00Z"/>
          <w:rFonts w:ascii="Aptos" w:eastAsia="Aptos" w:hAnsi="Aptos" w:cs="Aptos"/>
          <w:color w:val="000000" w:themeColor="text1"/>
        </w:rPr>
        <w:pPrChange w:id="195" w:author="Alice TIERTANT" w:date="2026-07-16T16:29:00Z">
          <w:pPr>
            <w:jc w:val="both"/>
          </w:pPr>
        </w:pPrChange>
      </w:pPr>
      <w:ins w:id="196" w:author="Alice TIERTANT" w:date="2026-07-15T15:00:00Z">
        <w:r w:rsidRPr="10AF7014">
          <w:rPr>
            <w:rFonts w:ascii="Aptos" w:eastAsia="Aptos" w:hAnsi="Aptos" w:cs="Aptos"/>
            <w:color w:val="000000" w:themeColor="text1"/>
          </w:rPr>
          <w:t>Le vélo</w:t>
        </w:r>
        <w:r>
          <w:rPr>
            <w:rFonts w:ascii="Aptos" w:eastAsia="Aptos" w:hAnsi="Aptos" w:cs="Aptos"/>
            <w:color w:val="000000" w:themeColor="text1"/>
          </w:rPr>
          <w:t>mobile</w:t>
        </w:r>
        <w:r w:rsidRPr="10AF7014">
          <w:rPr>
            <w:rFonts w:ascii="Aptos" w:eastAsia="Aptos" w:hAnsi="Aptos" w:cs="Aptos"/>
            <w:color w:val="000000" w:themeColor="text1"/>
          </w:rPr>
          <w:t xml:space="preserve"> </w:t>
        </w:r>
        <w:r>
          <w:rPr>
            <w:rFonts w:ascii="Aptos" w:eastAsia="Aptos" w:hAnsi="Aptos" w:cs="Aptos"/>
            <w:color w:val="000000" w:themeColor="text1"/>
          </w:rPr>
          <w:t>est un vélo couché caréné ce qui en fait un moyen de</w:t>
        </w:r>
        <w:r w:rsidRPr="10AF7014">
          <w:rPr>
            <w:rFonts w:ascii="Aptos" w:eastAsia="Aptos" w:hAnsi="Aptos" w:cs="Aptos"/>
            <w:color w:val="000000" w:themeColor="text1"/>
          </w:rPr>
          <w:t xml:space="preserve"> déplacement écologique et économique comparé à la voiture, adapté pour des déplacements entre 20 et 60 km, sur piste cyclable ou route de campagne mais peu adapté aux environnements très urbains. </w:t>
        </w:r>
        <w:r>
          <w:rPr>
            <w:rFonts w:ascii="Aptos" w:eastAsia="Aptos" w:hAnsi="Aptos" w:cs="Aptos"/>
            <w:color w:val="000000" w:themeColor="text1"/>
          </w:rPr>
          <w:t>Il est donc</w:t>
        </w:r>
        <w:r w:rsidRPr="10AF7014">
          <w:rPr>
            <w:rFonts w:ascii="Aptos" w:eastAsia="Aptos" w:hAnsi="Aptos" w:cs="Aptos"/>
            <w:color w:val="000000" w:themeColor="text1"/>
          </w:rPr>
          <w:t xml:space="preserve"> réservé à ceux qui vivent en banlieue de grandes villes et désirant se rendre au travail sans utiliser de voiture.</w:t>
        </w:r>
      </w:ins>
    </w:p>
    <w:p w14:paraId="6BC3666C" w14:textId="35F6AE49" w:rsidR="00421477" w:rsidRDefault="003418C5" w:rsidP="00C7520A">
      <w:pPr>
        <w:rPr>
          <w:ins w:id="197" w:author="Alice TIERTANT" w:date="2026-07-15T15:01:00Z"/>
          <w:rFonts w:ascii="Aptos" w:eastAsia="Aptos" w:hAnsi="Aptos" w:cs="Aptos"/>
          <w:color w:val="000000" w:themeColor="text1"/>
        </w:rPr>
        <w:pPrChange w:id="198" w:author="Alice TIERTANT" w:date="2026-07-16T16:29:00Z">
          <w:pPr>
            <w:jc w:val="both"/>
          </w:pPr>
        </w:pPrChange>
      </w:pPr>
      <w:ins w:id="199" w:author="Alice TIERTANT" w:date="2026-07-15T14:15:00Z">
        <w:r>
          <w:rPr>
            <w:rFonts w:ascii="Aptos" w:eastAsia="Aptos" w:hAnsi="Aptos" w:cs="Aptos"/>
            <w:color w:val="000000" w:themeColor="text1"/>
          </w:rPr>
          <w:t xml:space="preserve"> </w:t>
        </w:r>
      </w:ins>
      <w:ins w:id="200" w:author="Alice TIERTANT" w:date="2026-07-15T15:01:00Z">
        <w:r w:rsidR="00421477" w:rsidRPr="10AF7014">
          <w:rPr>
            <w:rFonts w:ascii="Aptos" w:eastAsia="Aptos" w:hAnsi="Aptos" w:cs="Aptos"/>
            <w:color w:val="000000" w:themeColor="text1"/>
          </w:rPr>
          <w:t xml:space="preserve">Le prix du vélomobile </w:t>
        </w:r>
      </w:ins>
      <w:ins w:id="201" w:author="Alice TIERTANT" w:date="2026-07-15T16:13:00Z">
        <w:r w:rsidR="00BB3E85">
          <w:rPr>
            <w:rFonts w:ascii="Aptos" w:eastAsia="Aptos" w:hAnsi="Aptos" w:cs="Aptos"/>
            <w:color w:val="000000" w:themeColor="text1"/>
          </w:rPr>
          <w:t xml:space="preserve">est </w:t>
        </w:r>
      </w:ins>
      <w:ins w:id="202" w:author="Alice TIERTANT" w:date="2026-07-15T15:01:00Z">
        <w:r w:rsidR="00421477" w:rsidRPr="10AF7014">
          <w:rPr>
            <w:rFonts w:ascii="Aptos" w:eastAsia="Aptos" w:hAnsi="Aptos" w:cs="Aptos"/>
            <w:color w:val="000000" w:themeColor="text1"/>
          </w:rPr>
          <w:t>compris entre 5</w:t>
        </w:r>
        <w:r w:rsidR="00421477">
          <w:rPr>
            <w:rFonts w:ascii="Aptos" w:eastAsia="Aptos" w:hAnsi="Aptos" w:cs="Aptos"/>
            <w:color w:val="000000" w:themeColor="text1"/>
          </w:rPr>
          <w:t xml:space="preserve"> </w:t>
        </w:r>
        <w:r w:rsidR="00421477" w:rsidRPr="10AF7014">
          <w:rPr>
            <w:rFonts w:ascii="Aptos" w:eastAsia="Aptos" w:hAnsi="Aptos" w:cs="Aptos"/>
            <w:color w:val="000000" w:themeColor="text1"/>
          </w:rPr>
          <w:t>000€ pour les carrosseries en résine et sans moteur jusqu’à 12</w:t>
        </w:r>
        <w:r w:rsidR="00421477">
          <w:rPr>
            <w:rFonts w:ascii="Aptos" w:eastAsia="Aptos" w:hAnsi="Aptos" w:cs="Aptos"/>
            <w:color w:val="000000" w:themeColor="text1"/>
          </w:rPr>
          <w:t xml:space="preserve"> </w:t>
        </w:r>
        <w:r w:rsidR="00421477" w:rsidRPr="10AF7014">
          <w:rPr>
            <w:rFonts w:ascii="Aptos" w:eastAsia="Aptos" w:hAnsi="Aptos" w:cs="Aptos"/>
            <w:color w:val="000000" w:themeColor="text1"/>
          </w:rPr>
          <w:t>000€ pour la version toute option en fibre de carbone.</w:t>
        </w:r>
      </w:ins>
    </w:p>
    <w:p w14:paraId="1B4B8551" w14:textId="7009AF52" w:rsidR="00BB3E85" w:rsidRDefault="00BB3E85" w:rsidP="00C7520A">
      <w:pPr>
        <w:rPr>
          <w:ins w:id="203" w:author="Alice TIERTANT" w:date="2026-07-15T16:21:00Z"/>
          <w:rFonts w:ascii="Aptos" w:eastAsia="Aptos" w:hAnsi="Aptos" w:cs="Aptos"/>
          <w:color w:val="000000" w:themeColor="text1"/>
        </w:rPr>
        <w:pPrChange w:id="204" w:author="Alice TIERTANT" w:date="2026-07-16T16:29:00Z">
          <w:pPr>
            <w:jc w:val="both"/>
          </w:pPr>
        </w:pPrChange>
      </w:pPr>
      <w:ins w:id="205" w:author="Alice TIERTANT" w:date="2026-07-15T16:13:00Z">
        <w:r w:rsidRPr="10AF7014">
          <w:rPr>
            <w:rFonts w:ascii="Aptos" w:eastAsia="Aptos" w:hAnsi="Aptos" w:cs="Aptos"/>
            <w:color w:val="000000" w:themeColor="text1"/>
          </w:rPr>
          <w:t>Mobile</w:t>
        </w:r>
        <w:r>
          <w:rPr>
            <w:rFonts w:ascii="Aptos" w:eastAsia="Aptos" w:hAnsi="Aptos" w:cs="Aptos"/>
            <w:color w:val="000000" w:themeColor="text1"/>
          </w:rPr>
          <w:t xml:space="preserve"> B</w:t>
        </w:r>
        <w:r w:rsidRPr="10AF7014">
          <w:rPr>
            <w:rFonts w:ascii="Aptos" w:eastAsia="Aptos" w:hAnsi="Aptos" w:cs="Aptos"/>
            <w:color w:val="000000" w:themeColor="text1"/>
          </w:rPr>
          <w:t xml:space="preserve">ike </w:t>
        </w:r>
        <w:r>
          <w:rPr>
            <w:rFonts w:ascii="Aptos" w:eastAsia="Aptos" w:hAnsi="Aptos" w:cs="Aptos"/>
            <w:color w:val="000000" w:themeColor="text1"/>
          </w:rPr>
          <w:t xml:space="preserve">a pour </w:t>
        </w:r>
        <w:r w:rsidRPr="10AF7014">
          <w:rPr>
            <w:rFonts w:ascii="Aptos" w:eastAsia="Aptos" w:hAnsi="Aptos" w:cs="Aptos"/>
            <w:color w:val="000000" w:themeColor="text1"/>
          </w:rPr>
          <w:t>objectif d’être le plus écoresponsable possible</w:t>
        </w:r>
        <w:r>
          <w:rPr>
            <w:rFonts w:ascii="Aptos" w:eastAsia="Aptos" w:hAnsi="Aptos" w:cs="Aptos"/>
            <w:color w:val="000000" w:themeColor="text1"/>
          </w:rPr>
          <w:t>, proposant ainsi à ses clients des</w:t>
        </w:r>
      </w:ins>
      <w:ins w:id="206" w:author="Alice TIERTANT" w:date="2026-07-15T16:14:00Z">
        <w:r>
          <w:rPr>
            <w:rFonts w:ascii="Aptos" w:eastAsia="Aptos" w:hAnsi="Aptos" w:cs="Aptos"/>
            <w:color w:val="000000" w:themeColor="text1"/>
          </w:rPr>
          <w:t xml:space="preserve"> vélomobiles garantis </w:t>
        </w:r>
      </w:ins>
      <w:ins w:id="207" w:author="Alice TIERTANT" w:date="2026-07-15T16:16:00Z">
        <w:r>
          <w:rPr>
            <w:rFonts w:ascii="Aptos" w:eastAsia="Aptos" w:hAnsi="Aptos" w:cs="Aptos"/>
            <w:color w:val="000000" w:themeColor="text1"/>
          </w:rPr>
          <w:t>à vie gr</w:t>
        </w:r>
      </w:ins>
      <w:ins w:id="208" w:author="Alice TIERTANT" w:date="2026-07-15T16:17:00Z">
        <w:r>
          <w:rPr>
            <w:rFonts w:ascii="Aptos" w:eastAsia="Aptos" w:hAnsi="Aptos" w:cs="Aptos"/>
            <w:color w:val="000000" w:themeColor="text1"/>
          </w:rPr>
          <w:t xml:space="preserve">âce à une haute réparabilité. </w:t>
        </w:r>
      </w:ins>
      <w:ins w:id="209" w:author="Alice TIERTANT" w:date="2026-07-15T16:19:00Z">
        <w:r>
          <w:rPr>
            <w:rFonts w:ascii="Aptos" w:eastAsia="Aptos" w:hAnsi="Aptos" w:cs="Aptos"/>
            <w:color w:val="000000" w:themeColor="text1"/>
          </w:rPr>
          <w:t>De plus l’entreprise propose à la vente des pièces détachées</w:t>
        </w:r>
      </w:ins>
      <w:ins w:id="210" w:author="Alice TIERTANT" w:date="2026-07-15T16:13:00Z">
        <w:r w:rsidRPr="10AF7014">
          <w:rPr>
            <w:rFonts w:ascii="Aptos" w:eastAsia="Aptos" w:hAnsi="Aptos" w:cs="Aptos"/>
            <w:color w:val="000000" w:themeColor="text1"/>
          </w:rPr>
          <w:t xml:space="preserve"> avec des tuto</w:t>
        </w:r>
        <w:r>
          <w:rPr>
            <w:rFonts w:ascii="Aptos" w:eastAsia="Aptos" w:hAnsi="Aptos" w:cs="Aptos"/>
            <w:color w:val="000000" w:themeColor="text1"/>
          </w:rPr>
          <w:t>riels</w:t>
        </w:r>
        <w:r w:rsidRPr="10AF7014">
          <w:rPr>
            <w:rFonts w:ascii="Aptos" w:eastAsia="Aptos" w:hAnsi="Aptos" w:cs="Aptos"/>
            <w:color w:val="000000" w:themeColor="text1"/>
          </w:rPr>
          <w:t xml:space="preserve"> pour que les clients puissent réparer eux-mêmes leur véhicule.</w:t>
        </w:r>
      </w:ins>
    </w:p>
    <w:p w14:paraId="1016103F" w14:textId="3C5B6DA6" w:rsidR="00BB3E85" w:rsidRDefault="00BB3E85" w:rsidP="00C7520A">
      <w:pPr>
        <w:rPr>
          <w:ins w:id="211" w:author="Alice TIERTANT" w:date="2026-07-15T16:37:00Z"/>
          <w:rFonts w:ascii="Aptos" w:eastAsia="Aptos" w:hAnsi="Aptos" w:cs="Aptos"/>
          <w:color w:val="000000" w:themeColor="text1"/>
        </w:rPr>
        <w:pPrChange w:id="212" w:author="Alice TIERTANT" w:date="2026-07-16T16:29:00Z">
          <w:pPr>
            <w:jc w:val="both"/>
          </w:pPr>
        </w:pPrChange>
      </w:pPr>
      <w:ins w:id="213" w:author="Alice TIERTANT" w:date="2026-07-15T16:21:00Z">
        <w:r w:rsidRPr="10AF7014">
          <w:rPr>
            <w:rFonts w:ascii="Aptos" w:eastAsia="Aptos" w:hAnsi="Aptos" w:cs="Aptos"/>
            <w:color w:val="000000" w:themeColor="text1"/>
          </w:rPr>
          <w:t>La notion de sécurité</w:t>
        </w:r>
        <w:r>
          <w:rPr>
            <w:rFonts w:ascii="Aptos" w:eastAsia="Aptos" w:hAnsi="Aptos" w:cs="Aptos"/>
            <w:color w:val="000000" w:themeColor="text1"/>
          </w:rPr>
          <w:t xml:space="preserve"> est </w:t>
        </w:r>
        <w:r w:rsidRPr="10AF7014">
          <w:rPr>
            <w:rFonts w:ascii="Aptos" w:eastAsia="Aptos" w:hAnsi="Aptos" w:cs="Aptos"/>
            <w:color w:val="000000" w:themeColor="text1"/>
          </w:rPr>
          <w:t xml:space="preserve">importante pour </w:t>
        </w:r>
        <w:r>
          <w:rPr>
            <w:rFonts w:ascii="Aptos" w:eastAsia="Aptos" w:hAnsi="Aptos" w:cs="Aptos"/>
            <w:color w:val="000000" w:themeColor="text1"/>
          </w:rPr>
          <w:t>M</w:t>
        </w:r>
        <w:r w:rsidRPr="10AF7014">
          <w:rPr>
            <w:rFonts w:ascii="Aptos" w:eastAsia="Aptos" w:hAnsi="Aptos" w:cs="Aptos"/>
            <w:color w:val="000000" w:themeColor="text1"/>
          </w:rPr>
          <w:t xml:space="preserve">obile </w:t>
        </w:r>
        <w:r>
          <w:rPr>
            <w:rFonts w:ascii="Aptos" w:eastAsia="Aptos" w:hAnsi="Aptos" w:cs="Aptos"/>
            <w:color w:val="000000" w:themeColor="text1"/>
          </w:rPr>
          <w:t>B</w:t>
        </w:r>
        <w:r w:rsidRPr="10AF7014">
          <w:rPr>
            <w:rFonts w:ascii="Aptos" w:eastAsia="Aptos" w:hAnsi="Aptos" w:cs="Aptos"/>
            <w:color w:val="000000" w:themeColor="text1"/>
          </w:rPr>
          <w:t>ike</w:t>
        </w:r>
        <w:r>
          <w:rPr>
            <w:rFonts w:ascii="Aptos" w:eastAsia="Aptos" w:hAnsi="Aptos" w:cs="Aptos"/>
            <w:color w:val="000000" w:themeColor="text1"/>
          </w:rPr>
          <w:t>.</w:t>
        </w:r>
        <w:r w:rsidRPr="10AF7014">
          <w:rPr>
            <w:rFonts w:ascii="Aptos" w:eastAsia="Aptos" w:hAnsi="Aptos" w:cs="Aptos"/>
            <w:color w:val="000000" w:themeColor="text1"/>
          </w:rPr>
          <w:t xml:space="preserve"> </w:t>
        </w:r>
      </w:ins>
      <w:ins w:id="214" w:author="Alice TIERTANT" w:date="2026-07-15T16:22:00Z">
        <w:r>
          <w:rPr>
            <w:rFonts w:ascii="Aptos" w:eastAsia="Aptos" w:hAnsi="Aptos" w:cs="Aptos"/>
            <w:color w:val="000000" w:themeColor="text1"/>
          </w:rPr>
          <w:t>L</w:t>
        </w:r>
      </w:ins>
      <w:ins w:id="215" w:author="Alice TIERTANT" w:date="2026-07-15T16:21:00Z">
        <w:r w:rsidRPr="10AF7014">
          <w:rPr>
            <w:rFonts w:ascii="Aptos" w:eastAsia="Aptos" w:hAnsi="Aptos" w:cs="Aptos"/>
            <w:color w:val="000000" w:themeColor="text1"/>
          </w:rPr>
          <w:t>es normes étant très stricte</w:t>
        </w:r>
      </w:ins>
      <w:ins w:id="216" w:author="Alice TIERTANT" w:date="2026-07-15T16:22:00Z">
        <w:r>
          <w:rPr>
            <w:rFonts w:ascii="Aptos" w:eastAsia="Aptos" w:hAnsi="Aptos" w:cs="Aptos"/>
            <w:color w:val="000000" w:themeColor="text1"/>
          </w:rPr>
          <w:t xml:space="preserve">s : </w:t>
        </w:r>
      </w:ins>
      <w:ins w:id="217" w:author="Alice TIERTANT" w:date="2026-07-15T16:21:00Z">
        <w:r w:rsidRPr="10AF7014">
          <w:rPr>
            <w:rFonts w:ascii="Aptos" w:eastAsia="Aptos" w:hAnsi="Aptos" w:cs="Aptos"/>
            <w:color w:val="000000" w:themeColor="text1"/>
          </w:rPr>
          <w:t>limit</w:t>
        </w:r>
      </w:ins>
      <w:ins w:id="218" w:author="Alice TIERTANT" w:date="2026-07-15T16:22:00Z">
        <w:r w:rsidR="008A0EF8">
          <w:rPr>
            <w:rFonts w:ascii="Aptos" w:eastAsia="Aptos" w:hAnsi="Aptos" w:cs="Aptos"/>
            <w:color w:val="000000" w:themeColor="text1"/>
          </w:rPr>
          <w:t>e de vitesse maximum</w:t>
        </w:r>
      </w:ins>
      <w:ins w:id="219" w:author="Alice TIERTANT" w:date="2026-07-15T16:21:00Z">
        <w:r w:rsidRPr="10AF7014">
          <w:rPr>
            <w:rFonts w:ascii="Aptos" w:eastAsia="Aptos" w:hAnsi="Aptos" w:cs="Aptos"/>
            <w:color w:val="000000" w:themeColor="text1"/>
          </w:rPr>
          <w:t xml:space="preserve"> à 25 km/h pour un vélomobile électrique</w:t>
        </w:r>
      </w:ins>
      <w:ins w:id="220" w:author="Alice TIERTANT" w:date="2026-07-15T16:22:00Z">
        <w:r>
          <w:rPr>
            <w:rFonts w:ascii="Aptos" w:eastAsia="Aptos" w:hAnsi="Aptos" w:cs="Aptos"/>
            <w:color w:val="000000" w:themeColor="text1"/>
          </w:rPr>
          <w:t>,</w:t>
        </w:r>
      </w:ins>
      <w:ins w:id="221" w:author="Alice TIERTANT" w:date="2026-07-15T16:21:00Z">
        <w:r w:rsidRPr="10AF7014">
          <w:rPr>
            <w:rFonts w:ascii="Aptos" w:eastAsia="Aptos" w:hAnsi="Aptos" w:cs="Aptos"/>
            <w:color w:val="000000" w:themeColor="text1"/>
          </w:rPr>
          <w:t xml:space="preserve"> ils mettent un point d’honneur à rassurer les clients lors de leur achat.</w:t>
        </w:r>
      </w:ins>
    </w:p>
    <w:p w14:paraId="273E8253" w14:textId="77777777" w:rsidR="00766650" w:rsidRDefault="00766650" w:rsidP="00766650">
      <w:pPr>
        <w:pStyle w:val="Titre2"/>
        <w:rPr>
          <w:moveTo w:id="222" w:author="Alice TIERTANT" w:date="2026-07-15T16:37:00Z"/>
          <w:rFonts w:eastAsia="Aptos"/>
        </w:rPr>
      </w:pPr>
      <w:bookmarkStart w:id="223" w:name="_Toc235087844"/>
      <w:moveToRangeStart w:id="224" w:author="Alice TIERTANT" w:date="2026-07-15T16:37:00Z" w:name="move235025866"/>
      <w:moveTo w:id="225" w:author="Alice TIERTANT" w:date="2026-07-15T16:37:00Z">
        <w:r w:rsidRPr="54C4E46F">
          <w:rPr>
            <w:rFonts w:eastAsia="Aptos"/>
          </w:rPr>
          <w:t>Présentation de l’équipe</w:t>
        </w:r>
        <w:bookmarkEnd w:id="223"/>
      </w:moveTo>
    </w:p>
    <w:p w14:paraId="241A7E26" w14:textId="3B610DD9" w:rsidR="00766650" w:rsidRDefault="00766650" w:rsidP="00C7520A">
      <w:pPr>
        <w:rPr>
          <w:moveTo w:id="226" w:author="Alice TIERTANT" w:date="2026-07-15T16:37:00Z"/>
        </w:rPr>
        <w:pPrChange w:id="227" w:author="Alice TIERTANT" w:date="2026-07-16T16:29:00Z">
          <w:pPr>
            <w:jc w:val="both"/>
          </w:pPr>
        </w:pPrChange>
      </w:pPr>
      <w:moveTo w:id="228" w:author="Alice TIERTANT" w:date="2026-07-15T16:37:00Z">
        <w:r w:rsidRPr="54C4E46F">
          <w:t>L’équipe est composée de 8 personnes passionnées et compétentes dans leurs différents domaines</w:t>
        </w:r>
      </w:moveTo>
      <w:ins w:id="229" w:author="Alice TIERTANT" w:date="2026-07-16T14:50:00Z">
        <w:r w:rsidR="00617A6A">
          <w:t>.</w:t>
        </w:r>
      </w:ins>
      <w:moveTo w:id="230" w:author="Alice TIERTANT" w:date="2026-07-15T16:37:00Z">
        <w:del w:id="231" w:author="Alice TIERTANT" w:date="2026-07-16T14:50:00Z">
          <w:r w:rsidRPr="54C4E46F" w:rsidDel="00617A6A">
            <w:delText xml:space="preserve"> :</w:delText>
          </w:r>
        </w:del>
      </w:moveTo>
    </w:p>
    <w:p w14:paraId="27664309" w14:textId="77777777" w:rsidR="00766650" w:rsidDel="00617A6A" w:rsidRDefault="00766650" w:rsidP="00C7520A">
      <w:pPr>
        <w:rPr>
          <w:del w:id="232" w:author="Alice TIERTANT" w:date="2026-07-16T14:50:00Z"/>
          <w:moveTo w:id="233" w:author="Alice TIERTANT" w:date="2026-07-15T16:37:00Z"/>
        </w:rPr>
        <w:pPrChange w:id="234" w:author="Alice TIERTANT" w:date="2026-07-16T16:29:00Z">
          <w:pPr>
            <w:jc w:val="both"/>
          </w:pPr>
        </w:pPrChange>
      </w:pPr>
      <w:moveTo w:id="235" w:author="Alice TIERTANT" w:date="2026-07-15T16:37:00Z">
        <w:r w:rsidRPr="5514D82B">
          <w:t xml:space="preserve">Le PDG et fondateur de </w:t>
        </w:r>
        <w:r>
          <w:t>M</w:t>
        </w:r>
        <w:r w:rsidRPr="5514D82B">
          <w:t xml:space="preserve">obile </w:t>
        </w:r>
        <w:r>
          <w:t>B</w:t>
        </w:r>
        <w:r w:rsidRPr="5514D82B">
          <w:t>ike est Valentin MORRIN</w:t>
        </w:r>
        <w:r w:rsidRPr="10AF7014">
          <w:t>.</w:t>
        </w:r>
        <w:r w:rsidRPr="5514D82B">
          <w:t xml:space="preserve"> </w:t>
        </w:r>
      </w:moveTo>
    </w:p>
    <w:p w14:paraId="192671D6" w14:textId="1F00CFE2" w:rsidR="00766650" w:rsidRDefault="00766650" w:rsidP="00C7520A">
      <w:pPr>
        <w:rPr>
          <w:moveTo w:id="236" w:author="Alice TIERTANT" w:date="2026-07-15T16:37:00Z"/>
        </w:rPr>
        <w:pPrChange w:id="237" w:author="Alice TIERTANT" w:date="2026-07-16T16:29:00Z">
          <w:pPr>
            <w:ind w:firstLine="397"/>
            <w:jc w:val="both"/>
          </w:pPr>
        </w:pPrChange>
      </w:pPr>
      <w:moveTo w:id="238" w:author="Alice TIERTANT" w:date="2026-07-15T16:37:00Z">
        <w:r w:rsidRPr="5514D82B">
          <w:t xml:space="preserve">Le responsable </w:t>
        </w:r>
        <w:r>
          <w:t>R</w:t>
        </w:r>
        <w:r w:rsidRPr="5514D82B">
          <w:t xml:space="preserve">echerche et </w:t>
        </w:r>
        <w:r>
          <w:t>D</w:t>
        </w:r>
        <w:r w:rsidRPr="5514D82B">
          <w:t>éveloppement</w:t>
        </w:r>
        <w:r w:rsidRPr="6B6FE7A6">
          <w:t xml:space="preserve"> est un ancien ingénieur de chez Ferrari</w:t>
        </w:r>
      </w:moveTo>
      <w:ins w:id="239" w:author="Alice TIERTANT" w:date="2026-07-16T14:50:00Z">
        <w:r w:rsidR="00617A6A">
          <w:t xml:space="preserve">. </w:t>
        </w:r>
      </w:ins>
      <w:moveTo w:id="240" w:author="Alice TIERTANT" w:date="2026-07-15T16:37:00Z">
        <w:del w:id="241" w:author="Alice TIERTANT" w:date="2026-07-16T14:50:00Z">
          <w:r w:rsidRPr="305108B4" w:rsidDel="00617A6A">
            <w:delText>, i</w:delText>
          </w:r>
        </w:del>
      </w:moveTo>
      <w:ins w:id="242" w:author="Alice TIERTANT" w:date="2026-07-16T14:50:00Z">
        <w:r w:rsidR="00617A6A">
          <w:t>I</w:t>
        </w:r>
      </w:ins>
      <w:moveTo w:id="243" w:author="Alice TIERTANT" w:date="2026-07-15T16:37:00Z">
        <w:r w:rsidRPr="305108B4">
          <w:t>l est le plus qualifié</w:t>
        </w:r>
        <w:r w:rsidRPr="6B6FE7A6">
          <w:t xml:space="preserve"> </w:t>
        </w:r>
        <w:r w:rsidRPr="3B19C94A">
          <w:t>en termes de design et d’aérodynamisme.</w:t>
        </w:r>
      </w:moveTo>
    </w:p>
    <w:p w14:paraId="72E9CFBE" w14:textId="164C6435" w:rsidR="00766650" w:rsidRDefault="00766650" w:rsidP="00C7520A">
      <w:pPr>
        <w:rPr>
          <w:moveTo w:id="244" w:author="Alice TIERTANT" w:date="2026-07-15T16:37:00Z"/>
        </w:rPr>
        <w:pPrChange w:id="245" w:author="Alice TIERTANT" w:date="2026-07-16T16:29:00Z">
          <w:pPr>
            <w:jc w:val="both"/>
          </w:pPr>
        </w:pPrChange>
      </w:pPr>
      <w:moveTo w:id="246" w:author="Alice TIERTANT" w:date="2026-07-15T16:37:00Z">
        <w:r w:rsidRPr="1C749850">
          <w:t>L’atelier se compose :</w:t>
        </w:r>
      </w:moveTo>
    </w:p>
    <w:p w14:paraId="0ED3A449" w14:textId="575E816F" w:rsidR="00766650" w:rsidRPr="002764D6" w:rsidRDefault="00766650" w:rsidP="00C7520A">
      <w:pPr>
        <w:pStyle w:val="Paragraphedeliste"/>
        <w:numPr>
          <w:ilvl w:val="0"/>
          <w:numId w:val="56"/>
        </w:numPr>
        <w:rPr>
          <w:moveTo w:id="247" w:author="Alice TIERTANT" w:date="2026-07-15T16:37:00Z"/>
        </w:rPr>
        <w:pPrChange w:id="248" w:author="Alice TIERTANT" w:date="2026-07-16T16:29:00Z">
          <w:pPr>
            <w:pStyle w:val="Paragraphedeliste"/>
            <w:numPr>
              <w:numId w:val="45"/>
            </w:numPr>
            <w:ind w:hanging="360"/>
          </w:pPr>
        </w:pPrChange>
      </w:pPr>
      <w:moveTo w:id="249" w:author="Alice TIERTANT" w:date="2026-07-15T16:37:00Z">
        <w:r w:rsidRPr="002764D6">
          <w:t>Du responsable atelier</w:t>
        </w:r>
      </w:moveTo>
      <w:ins w:id="250" w:author="Alice TIERTANT" w:date="2026-07-16T14:51:00Z">
        <w:r w:rsidR="00617A6A">
          <w:t> :</w:t>
        </w:r>
      </w:ins>
      <w:moveTo w:id="251" w:author="Alice TIERTANT" w:date="2026-07-15T16:37:00Z">
        <w:del w:id="252" w:author="Alice TIERTANT" w:date="2026-07-16T14:51:00Z">
          <w:r w:rsidRPr="002764D6" w:rsidDel="00617A6A">
            <w:delText xml:space="preserve"> est</w:delText>
          </w:r>
        </w:del>
        <w:r w:rsidRPr="002764D6">
          <w:t xml:space="preserve"> un ancien ingénieur de chez Peugeot</w:t>
        </w:r>
      </w:moveTo>
      <w:ins w:id="253" w:author="Alice TIERTANT" w:date="2026-07-16T14:51:00Z">
        <w:r w:rsidR="00617A6A">
          <w:t>. I</w:t>
        </w:r>
      </w:ins>
      <w:moveTo w:id="254" w:author="Alice TIERTANT" w:date="2026-07-15T16:37:00Z">
        <w:del w:id="255" w:author="Alice TIERTANT" w:date="2026-07-16T14:51:00Z">
          <w:r w:rsidRPr="002764D6" w:rsidDel="00617A6A">
            <w:delText>, i</w:delText>
          </w:r>
        </w:del>
        <w:r w:rsidRPr="002764D6">
          <w:t xml:space="preserve">l connait tous les tenant et les aboutissant sur la construction automobile et </w:t>
        </w:r>
        <w:del w:id="256" w:author="Alice TIERTANT" w:date="2026-07-16T14:51:00Z">
          <w:r w:rsidRPr="002764D6" w:rsidDel="00617A6A">
            <w:delText>sera</w:delText>
          </w:r>
        </w:del>
      </w:moveTo>
      <w:ins w:id="257" w:author="Alice TIERTANT" w:date="2026-07-16T14:51:00Z">
        <w:r w:rsidR="00617A6A">
          <w:t>est</w:t>
        </w:r>
      </w:ins>
      <w:moveTo w:id="258" w:author="Alice TIERTANT" w:date="2026-07-15T16:37:00Z">
        <w:r w:rsidRPr="002764D6">
          <w:t xml:space="preserve"> en parfaite adéquation avec le responsable R&amp;D.</w:t>
        </w:r>
      </w:moveTo>
    </w:p>
    <w:p w14:paraId="68524C86" w14:textId="77777777" w:rsidR="00766650" w:rsidRPr="002764D6" w:rsidRDefault="00766650" w:rsidP="00C7520A">
      <w:pPr>
        <w:pStyle w:val="Paragraphedeliste"/>
        <w:numPr>
          <w:ilvl w:val="0"/>
          <w:numId w:val="56"/>
        </w:numPr>
        <w:rPr>
          <w:moveTo w:id="259" w:author="Alice TIERTANT" w:date="2026-07-15T16:37:00Z"/>
        </w:rPr>
        <w:pPrChange w:id="260" w:author="Alice TIERTANT" w:date="2026-07-16T16:29:00Z">
          <w:pPr>
            <w:pStyle w:val="Paragraphedeliste"/>
            <w:numPr>
              <w:numId w:val="45"/>
            </w:numPr>
            <w:ind w:hanging="360"/>
          </w:pPr>
        </w:pPrChange>
      </w:pPr>
      <w:moveTo w:id="261" w:author="Alice TIERTANT" w:date="2026-07-15T16:37:00Z">
        <w:r w:rsidRPr="002764D6">
          <w:t>De 4 mécaniciens assembleur chevronnées composé de 3 hommes et 1 femme.</w:t>
        </w:r>
      </w:moveTo>
    </w:p>
    <w:p w14:paraId="384E9FE0" w14:textId="77777777" w:rsidR="00766650" w:rsidRPr="002764D6" w:rsidRDefault="00766650" w:rsidP="00C7520A">
      <w:pPr>
        <w:pStyle w:val="Paragraphedeliste"/>
        <w:numPr>
          <w:ilvl w:val="0"/>
          <w:numId w:val="56"/>
        </w:numPr>
        <w:rPr>
          <w:moveTo w:id="262" w:author="Alice TIERTANT" w:date="2026-07-15T16:37:00Z"/>
        </w:rPr>
        <w:pPrChange w:id="263" w:author="Alice TIERTANT" w:date="2026-07-16T16:29:00Z">
          <w:pPr>
            <w:pStyle w:val="Paragraphedeliste"/>
            <w:numPr>
              <w:numId w:val="45"/>
            </w:numPr>
            <w:ind w:hanging="360"/>
          </w:pPr>
        </w:pPrChange>
      </w:pPr>
      <w:moveTo w:id="264" w:author="Alice TIERTANT" w:date="2026-07-15T16:37:00Z">
        <w:r w:rsidRPr="002764D6">
          <w:t>Une chargé</w:t>
        </w:r>
        <w:r>
          <w:t>e</w:t>
        </w:r>
        <w:r w:rsidRPr="002764D6">
          <w:t xml:space="preserve"> de communication et de marketing en la personne de Gaëlle MANBERT.</w:t>
        </w:r>
      </w:moveTo>
    </w:p>
    <w:p w14:paraId="3B581D22" w14:textId="035EF8B3" w:rsidR="00766650" w:rsidRDefault="00766650" w:rsidP="00C7520A">
      <w:pPr>
        <w:rPr>
          <w:moveTo w:id="265" w:author="Alice TIERTANT" w:date="2026-07-15T16:37:00Z"/>
        </w:rPr>
        <w:pPrChange w:id="266" w:author="Alice TIERTANT" w:date="2026-07-16T16:29:00Z">
          <w:pPr>
            <w:jc w:val="both"/>
          </w:pPr>
        </w:pPrChange>
      </w:pPr>
      <w:moveTo w:id="267" w:author="Alice TIERTANT" w:date="2026-07-15T16:37:00Z">
        <w:r>
          <w:lastRenderedPageBreak/>
          <w:t>De plus,</w:t>
        </w:r>
        <w:r w:rsidRPr="30F84970">
          <w:t xml:space="preserve"> l’entreprise </w:t>
        </w:r>
        <w:del w:id="268" w:author="Alice TIERTANT" w:date="2026-07-16T14:51:00Z">
          <w:r w:rsidRPr="30F84970" w:rsidDel="00617A6A">
            <w:delText xml:space="preserve">peut </w:delText>
          </w:r>
        </w:del>
        <w:r w:rsidRPr="30F84970">
          <w:t>fai</w:t>
        </w:r>
      </w:moveTo>
      <w:ins w:id="269" w:author="Alice TIERTANT" w:date="2026-07-16T14:51:00Z">
        <w:r w:rsidR="00617A6A">
          <w:t xml:space="preserve">t parfois </w:t>
        </w:r>
      </w:ins>
      <w:moveTo w:id="270" w:author="Alice TIERTANT" w:date="2026-07-15T16:37:00Z">
        <w:del w:id="271" w:author="Alice TIERTANT" w:date="2026-07-16T14:51:00Z">
          <w:r w:rsidRPr="30F84970" w:rsidDel="00617A6A">
            <w:delText xml:space="preserve">re </w:delText>
          </w:r>
        </w:del>
        <w:r w:rsidRPr="30F84970">
          <w:t>appel à des designer externe pour la personnalisation des vélo</w:t>
        </w:r>
        <w:r>
          <w:t>mobiles.</w:t>
        </w:r>
      </w:moveTo>
    </w:p>
    <w:p w14:paraId="70250B17" w14:textId="119F6715" w:rsidR="00BB3E85" w:rsidRDefault="008A0EF8">
      <w:pPr>
        <w:pStyle w:val="Titre2"/>
        <w:rPr>
          <w:ins w:id="272" w:author="Alice TIERTANT" w:date="2026-07-15T16:13:00Z"/>
          <w:rFonts w:eastAsia="Aptos"/>
        </w:rPr>
        <w:pPrChange w:id="273" w:author="Alice TIERTANT" w:date="2026-07-15T16:22:00Z">
          <w:pPr>
            <w:jc w:val="both"/>
          </w:pPr>
        </w:pPrChange>
      </w:pPr>
      <w:bookmarkStart w:id="274" w:name="_Toc235087845"/>
      <w:moveToRangeEnd w:id="224"/>
      <w:ins w:id="275" w:author="Alice TIERTANT" w:date="2026-07-15T16:23:00Z">
        <w:r>
          <w:rPr>
            <w:rFonts w:eastAsia="Aptos"/>
          </w:rPr>
          <w:t>Objectifs et enjeux du site web</w:t>
        </w:r>
      </w:ins>
      <w:bookmarkEnd w:id="274"/>
    </w:p>
    <w:p w14:paraId="6FCF1570" w14:textId="68689437" w:rsidR="006D0E4C" w:rsidRDefault="008A0EF8" w:rsidP="00C7520A">
      <w:pPr>
        <w:rPr>
          <w:ins w:id="276" w:author="Alice TIERTANT" w:date="2026-07-15T16:48:00Z"/>
        </w:rPr>
      </w:pPr>
      <w:ins w:id="277" w:author="Alice TIERTANT" w:date="2026-07-15T16:24:00Z">
        <w:r>
          <w:t xml:space="preserve">Mobile Bike souhaite une refonte complète de son site web </w:t>
        </w:r>
        <w:r w:rsidRPr="54C4E46F">
          <w:t xml:space="preserve">car il ne s’agit pour l’instant que d’un site </w:t>
        </w:r>
      </w:ins>
      <w:ins w:id="278" w:author="Alice TIERTANT" w:date="2026-07-16T15:05:00Z">
        <w:r w:rsidR="00DD4890">
          <w:t>présentant l’entreprise</w:t>
        </w:r>
      </w:ins>
      <w:ins w:id="279" w:author="Alice TIERTANT" w:date="2026-07-15T16:24:00Z">
        <w:r>
          <w:t xml:space="preserve"> avec </w:t>
        </w:r>
        <w:r w:rsidRPr="54C4E46F">
          <w:t>peu de visite</w:t>
        </w:r>
        <w:r>
          <w:t>.</w:t>
        </w:r>
      </w:ins>
      <w:ins w:id="280" w:author="Alice TIERTANT" w:date="2026-07-15T16:25:00Z">
        <w:r>
          <w:t xml:space="preserve"> </w:t>
        </w:r>
      </w:ins>
      <w:ins w:id="281" w:author="Alice TIERTANT" w:date="2026-07-15T16:40:00Z">
        <w:r w:rsidR="00766650">
          <w:t xml:space="preserve">L’objectif est de proposer un site e-commerce </w:t>
        </w:r>
      </w:ins>
      <w:ins w:id="282" w:author="Alice TIERTANT" w:date="2026-07-15T16:47:00Z">
        <w:r w:rsidR="0085087C">
          <w:t xml:space="preserve">afin que les clients puissent </w:t>
        </w:r>
      </w:ins>
      <w:ins w:id="283" w:author="Alice TIERTANT" w:date="2026-07-15T16:48:00Z">
        <w:r w:rsidR="0085087C">
          <w:t xml:space="preserve">commander </w:t>
        </w:r>
      </w:ins>
      <w:ins w:id="284" w:author="Alice TIERTANT" w:date="2026-07-15T16:47:00Z">
        <w:r w:rsidR="0085087C">
          <w:t>un vélomobile directement sur internet plutôt que de devoir se déplacer</w:t>
        </w:r>
      </w:ins>
      <w:ins w:id="285" w:author="Alice TIERTANT" w:date="2026-07-15T16:48:00Z">
        <w:r w:rsidR="0085087C">
          <w:t xml:space="preserve"> </w:t>
        </w:r>
      </w:ins>
      <w:ins w:id="286" w:author="Alice TIERTANT" w:date="2026-07-16T14:52:00Z">
        <w:r w:rsidR="00617A6A">
          <w:t xml:space="preserve">à l’atelier </w:t>
        </w:r>
      </w:ins>
      <w:ins w:id="287" w:author="Alice TIERTANT" w:date="2026-07-15T16:48:00Z">
        <w:r w:rsidR="0085087C">
          <w:t>ou appeler.</w:t>
        </w:r>
      </w:ins>
    </w:p>
    <w:p w14:paraId="68FECF9F" w14:textId="77777777" w:rsidR="00DD4890" w:rsidRDefault="0085087C" w:rsidP="00C7520A">
      <w:pPr>
        <w:rPr>
          <w:ins w:id="288" w:author="Alice TIERTANT" w:date="2026-07-16T15:00:00Z"/>
        </w:rPr>
      </w:pPr>
      <w:ins w:id="289" w:author="Alice TIERTANT" w:date="2026-07-15T16:53:00Z">
        <w:r>
          <w:t xml:space="preserve">L’entreprise </w:t>
        </w:r>
      </w:ins>
      <w:ins w:id="290" w:author="Alice TIERTANT" w:date="2026-07-15T16:54:00Z">
        <w:r>
          <w:t>a pour objectif de devenir leader du marché des vélomobiles</w:t>
        </w:r>
      </w:ins>
      <w:ins w:id="291" w:author="Alice TIERTANT" w:date="2026-07-16T14:52:00Z">
        <w:r w:rsidR="00617A6A">
          <w:t xml:space="preserve"> en proposant une dizaine de modèles différents</w:t>
        </w:r>
      </w:ins>
      <w:ins w:id="292" w:author="Alice TIERTANT" w:date="2026-07-16T14:56:00Z">
        <w:r w:rsidR="00617A6A">
          <w:t xml:space="preserve"> et entièrement personnalisables</w:t>
        </w:r>
      </w:ins>
      <w:ins w:id="293" w:author="Alice TIERTANT" w:date="2026-07-16T14:52:00Z">
        <w:r w:rsidR="00617A6A">
          <w:t xml:space="preserve">. </w:t>
        </w:r>
      </w:ins>
    </w:p>
    <w:p w14:paraId="2C77D2B1" w14:textId="25EDFF52" w:rsidR="00766650" w:rsidDel="00DD4890" w:rsidRDefault="00617A6A" w:rsidP="00C7520A">
      <w:pPr>
        <w:rPr>
          <w:del w:id="294" w:author="Alice TIERTANT" w:date="2026-07-16T15:02:00Z"/>
        </w:rPr>
        <w:pPrChange w:id="295" w:author="Alice TIERTANT" w:date="2026-07-16T16:29:00Z">
          <w:pPr>
            <w:jc w:val="both"/>
          </w:pPr>
        </w:pPrChange>
      </w:pPr>
      <w:ins w:id="296" w:author="Alice TIERTANT" w:date="2026-07-16T14:53:00Z">
        <w:r>
          <w:t xml:space="preserve">Le site e-commerce </w:t>
        </w:r>
      </w:ins>
      <w:ins w:id="297" w:author="Alice TIERTANT" w:date="2026-07-16T14:54:00Z">
        <w:r>
          <w:t>devra mettre en avant les valeurs de l’entreprise : l’écologie</w:t>
        </w:r>
      </w:ins>
      <w:ins w:id="298" w:author="Alice TIERTANT" w:date="2026-07-16T14:55:00Z">
        <w:r>
          <w:t xml:space="preserve"> et la fabrication française.</w:t>
        </w:r>
      </w:ins>
      <w:ins w:id="299" w:author="Alice TIERTANT" w:date="2026-07-16T14:56:00Z">
        <w:r>
          <w:t xml:space="preserve"> </w:t>
        </w:r>
      </w:ins>
      <w:ins w:id="300" w:author="Alice TIERTANT" w:date="2026-07-16T14:57:00Z">
        <w:r>
          <w:t xml:space="preserve">Les clients pourront </w:t>
        </w:r>
      </w:ins>
      <w:ins w:id="301" w:author="Alice TIERTANT" w:date="2026-07-16T14:58:00Z">
        <w:r>
          <w:t>s’inscrire à une newsletter trimestrielle, mettant en avant la communauté qui pourra aussi être rejo</w:t>
        </w:r>
      </w:ins>
      <w:ins w:id="302" w:author="Alice TIERTANT" w:date="2026-07-16T14:59:00Z">
        <w:r>
          <w:t xml:space="preserve">inte via les réseaux sociaux de l’entreprise. </w:t>
        </w:r>
      </w:ins>
    </w:p>
    <w:p w14:paraId="4C583E7C" w14:textId="77777777" w:rsidR="00DD4890" w:rsidRPr="00DD4890" w:rsidRDefault="00DD4890" w:rsidP="00C7520A">
      <w:pPr>
        <w:rPr>
          <w:ins w:id="303" w:author="Alice TIERTANT" w:date="2026-07-16T15:03:00Z"/>
        </w:rPr>
        <w:pPrChange w:id="304" w:author="Alice TIERTANT" w:date="2026-07-16T16:29:00Z">
          <w:pPr>
            <w:jc w:val="both"/>
          </w:pPr>
        </w:pPrChange>
      </w:pPr>
    </w:p>
    <w:p w14:paraId="11B9D34D" w14:textId="5E87A1E4" w:rsidR="00D51D1E" w:rsidRPr="00D51D1E" w:rsidDel="00D51D1E" w:rsidRDefault="6116D4B4" w:rsidP="00C7520A">
      <w:pPr>
        <w:rPr>
          <w:del w:id="305" w:author="Alice TIERTANT" w:date="2026-07-15T12:05:00Z"/>
          <w:rPrChange w:id="306" w:author="Alice TIERTANT" w:date="2026-07-15T11:59:00Z">
            <w:rPr>
              <w:del w:id="307" w:author="Alice TIERTANT" w:date="2026-07-15T12:05:00Z"/>
              <w:rFonts w:eastAsia="Aptos"/>
            </w:rPr>
          </w:rPrChange>
        </w:rPr>
        <w:pPrChange w:id="308" w:author="Alice TIERTANT" w:date="2026-07-16T16:29:00Z">
          <w:pPr>
            <w:pStyle w:val="Titre2"/>
          </w:pPr>
        </w:pPrChange>
      </w:pPr>
      <w:bookmarkStart w:id="309" w:name="_Toc235087846"/>
      <w:del w:id="310" w:author="Alice TIERTANT" w:date="2026-07-16T15:02:00Z">
        <w:r w:rsidRPr="54C4E46F" w:rsidDel="00DD4890">
          <w:delText>Contexte général et enjeux</w:delText>
        </w:r>
      </w:del>
      <w:bookmarkEnd w:id="309"/>
    </w:p>
    <w:p w14:paraId="51B8BC4A" w14:textId="53803EE3" w:rsidR="00414918" w:rsidDel="0085087C" w:rsidRDefault="6116D4B4" w:rsidP="00C7520A">
      <w:pPr>
        <w:rPr>
          <w:del w:id="311" w:author="Alice TIERTANT" w:date="2026-07-15T16:53:00Z"/>
        </w:rPr>
        <w:pPrChange w:id="312" w:author="Alice TIERTANT" w:date="2026-07-16T16:29:00Z">
          <w:pPr>
            <w:jc w:val="both"/>
          </w:pPr>
        </w:pPrChange>
      </w:pPr>
      <w:del w:id="313" w:author="Alice TIERTANT" w:date="2026-07-15T16:53:00Z">
        <w:r w:rsidRPr="54C4E46F" w:rsidDel="0085087C">
          <w:delText xml:space="preserve">Mobile </w:delText>
        </w:r>
        <w:r w:rsidR="00EE186F" w:rsidDel="0085087C">
          <w:delText>B</w:delText>
        </w:r>
        <w:r w:rsidRPr="54C4E46F" w:rsidDel="0085087C">
          <w:delText>ike est un site vitrine de vélo</w:delText>
        </w:r>
        <w:r w:rsidR="00EE186F" w:rsidDel="0085087C">
          <w:delText>s</w:delText>
        </w:r>
        <w:r w:rsidRPr="54C4E46F" w:rsidDel="0085087C">
          <w:delText xml:space="preserve"> couché</w:delText>
        </w:r>
        <w:r w:rsidR="00EE186F" w:rsidDel="0085087C">
          <w:delText>s carénés</w:delText>
        </w:r>
        <w:r w:rsidRPr="54C4E46F" w:rsidDel="0085087C">
          <w:delText>. Les objectifs sont la refonte du site web pour permettre aux potentiels clients d’acheter le vélo</w:delText>
        </w:r>
        <w:r w:rsidR="00297FD9" w:rsidDel="0085087C">
          <w:delText>mobile</w:delText>
        </w:r>
        <w:r w:rsidRPr="54C4E46F" w:rsidDel="0085087C">
          <w:delText xml:space="preserve"> directement sur leur site plutôt que de venir tester sur le lieu directement.</w:delText>
        </w:r>
      </w:del>
    </w:p>
    <w:p w14:paraId="04C99897" w14:textId="4A051D36" w:rsidR="1D60454F" w:rsidDel="008A0EF8" w:rsidRDefault="1D60454F" w:rsidP="00C7520A">
      <w:pPr>
        <w:rPr>
          <w:del w:id="314" w:author="Alice TIERTANT" w:date="2026-07-15T16:23:00Z"/>
        </w:rPr>
        <w:pPrChange w:id="315" w:author="Alice TIERTANT" w:date="2026-07-16T16:29:00Z">
          <w:pPr>
            <w:jc w:val="both"/>
          </w:pPr>
        </w:pPrChange>
      </w:pPr>
      <w:del w:id="316" w:author="Alice TIERTANT" w:date="2026-07-15T16:23:00Z">
        <w:r w:rsidRPr="10AF7014" w:rsidDel="008A0EF8">
          <w:delText xml:space="preserve">L’entreprise vend des </w:delText>
        </w:r>
        <w:r w:rsidR="3AC7DBDE" w:rsidRPr="10AF7014" w:rsidDel="008A0EF8">
          <w:delText>vélomobile</w:delText>
        </w:r>
        <w:r w:rsidR="00E519E8" w:rsidDel="008A0EF8">
          <w:delText>s</w:delText>
        </w:r>
        <w:r w:rsidR="3AC7DBDE" w:rsidRPr="10AF7014" w:rsidDel="008A0EF8">
          <w:delText xml:space="preserve"> très design qui serai</w:delText>
        </w:r>
        <w:r w:rsidR="00E519E8" w:rsidDel="008A0EF8">
          <w:delText>en</w:delText>
        </w:r>
        <w:r w:rsidR="3AC7DBDE" w:rsidRPr="10AF7014" w:rsidDel="008A0EF8">
          <w:delText xml:space="preserve">t une bonne alternative </w:delText>
        </w:r>
        <w:r w:rsidR="7376A8D9" w:rsidRPr="10AF7014" w:rsidDel="008A0EF8">
          <w:delText>à la voiture</w:delText>
        </w:r>
        <w:r w:rsidR="7883EC26" w:rsidRPr="10AF7014" w:rsidDel="008A0EF8">
          <w:delText xml:space="preserve">. Mobile </w:delText>
        </w:r>
        <w:r w:rsidR="001B25E8" w:rsidDel="008A0EF8">
          <w:delText>B</w:delText>
        </w:r>
        <w:r w:rsidR="7883EC26" w:rsidRPr="10AF7014" w:rsidDel="008A0EF8">
          <w:delText>ike n’a pas tou</w:delText>
        </w:r>
        <w:r w:rsidR="2BAAF41A" w:rsidRPr="10AF7014" w:rsidDel="008A0EF8">
          <w:delText>jours été une entreprise, elle a d’abord été une association</w:delText>
        </w:r>
        <w:r w:rsidR="151A1D75" w:rsidRPr="10AF7014" w:rsidDel="008A0EF8">
          <w:delText xml:space="preserve"> </w:delText>
        </w:r>
        <w:r w:rsidR="5C97DE44" w:rsidRPr="10AF7014" w:rsidDel="008A0EF8">
          <w:delText>de 2015 à 2024 puis elle a évolué en entreprise.</w:delText>
        </w:r>
      </w:del>
    </w:p>
    <w:p w14:paraId="690FECC7" w14:textId="32C9B38D" w:rsidR="00BB3E85" w:rsidDel="008A0EF8" w:rsidRDefault="6C6A0870" w:rsidP="00C7520A">
      <w:pPr>
        <w:rPr>
          <w:del w:id="317" w:author="Alice TIERTANT" w:date="2026-07-15T16:23:00Z"/>
        </w:rPr>
        <w:pPrChange w:id="318" w:author="Alice TIERTANT" w:date="2026-07-16T16:29:00Z">
          <w:pPr>
            <w:jc w:val="both"/>
          </w:pPr>
        </w:pPrChange>
      </w:pPr>
      <w:del w:id="319" w:author="Alice TIERTANT" w:date="2026-07-16T15:02:00Z">
        <w:r w:rsidRPr="10AF7014" w:rsidDel="00DD4890">
          <w:delText>Mobile</w:delText>
        </w:r>
        <w:r w:rsidR="001B25E8" w:rsidDel="00DD4890">
          <w:delText xml:space="preserve"> B</w:delText>
        </w:r>
        <w:r w:rsidRPr="10AF7014" w:rsidDel="00DD4890">
          <w:delText xml:space="preserve">ike </w:delText>
        </w:r>
        <w:r w:rsidR="00E519E8" w:rsidDel="00DD4890">
          <w:delText xml:space="preserve">a pour </w:delText>
        </w:r>
        <w:r w:rsidRPr="10AF7014" w:rsidDel="00DD4890">
          <w:delText xml:space="preserve">objectif d’être le plus écoresponsable possible en </w:delText>
        </w:r>
        <w:r w:rsidR="3710F8FC" w:rsidRPr="10AF7014" w:rsidDel="00DD4890">
          <w:delText>utilisant</w:delText>
        </w:r>
        <w:r w:rsidRPr="10AF7014" w:rsidDel="00DD4890">
          <w:delText xml:space="preserve"> le principe d’écoconception</w:delText>
        </w:r>
        <w:r w:rsidR="3CE25248" w:rsidRPr="10AF7014" w:rsidDel="00DD4890">
          <w:delText xml:space="preserve">. </w:delText>
        </w:r>
      </w:del>
      <w:del w:id="320" w:author="Alice TIERTANT" w:date="2026-07-15T16:23:00Z">
        <w:r w:rsidR="3CE25248" w:rsidRPr="10AF7014" w:rsidDel="008A0EF8">
          <w:delText>C’est une entreprise française basé</w:delText>
        </w:r>
        <w:r w:rsidR="006813DD" w:rsidDel="008A0EF8">
          <w:delText xml:space="preserve">e dans le sud de la France </w:delText>
        </w:r>
        <w:r w:rsidR="2DD63C34" w:rsidRPr="10AF7014" w:rsidDel="008A0EF8">
          <w:delText>qui importe principalement ses pièces de France</w:delText>
        </w:r>
        <w:r w:rsidR="65E11948" w:rsidRPr="10AF7014" w:rsidDel="008A0EF8">
          <w:delText>.</w:delText>
        </w:r>
        <w:r w:rsidR="1280CA5B" w:rsidRPr="10AF7014" w:rsidDel="008A0EF8">
          <w:delText xml:space="preserve"> Des pièces standardisées, garantie à vie et donc à haute réparabilité avec des tuto</w:delText>
        </w:r>
        <w:r w:rsidR="00FE32CB" w:rsidDel="008A0EF8">
          <w:delText>riels</w:delText>
        </w:r>
        <w:r w:rsidR="1280CA5B" w:rsidRPr="10AF7014" w:rsidDel="008A0EF8">
          <w:delText xml:space="preserve"> mis en place pour que les clients </w:delText>
        </w:r>
        <w:r w:rsidR="0792812F" w:rsidRPr="10AF7014" w:rsidDel="008A0EF8">
          <w:delText>puissent réparer eux-mêmes leur véhicule.</w:delText>
        </w:r>
      </w:del>
    </w:p>
    <w:p w14:paraId="262E7389" w14:textId="70A74346" w:rsidR="0792812F" w:rsidRPr="00BB3E85" w:rsidDel="008A0EF8" w:rsidRDefault="0792812F" w:rsidP="00C7520A">
      <w:pPr>
        <w:rPr>
          <w:del w:id="321" w:author="Alice TIERTANT" w:date="2026-07-15T16:23:00Z"/>
          <w:strike/>
          <w:color w:val="FF0000"/>
          <w:rPrChange w:id="322" w:author="Alice TIERTANT" w:date="2026-07-15T16:20:00Z">
            <w:rPr>
              <w:del w:id="323" w:author="Alice TIERTANT" w:date="2026-07-15T16:23:00Z"/>
              <w:rFonts w:ascii="Aptos" w:eastAsia="Aptos" w:hAnsi="Aptos" w:cs="Aptos"/>
              <w:color w:val="000000" w:themeColor="text1"/>
            </w:rPr>
          </w:rPrChange>
        </w:rPr>
        <w:pPrChange w:id="324" w:author="Alice TIERTANT" w:date="2026-07-16T16:29:00Z">
          <w:pPr>
            <w:jc w:val="both"/>
          </w:pPr>
        </w:pPrChange>
      </w:pPr>
      <w:del w:id="325" w:author="Alice TIERTANT" w:date="2026-07-15T16:23:00Z">
        <w:r w:rsidRPr="00BB3E85" w:rsidDel="008A0EF8">
          <w:rPr>
            <w:strike/>
            <w:color w:val="FF0000"/>
            <w:rPrChange w:id="326" w:author="Alice TIERTANT" w:date="2026-07-15T16:20:00Z">
              <w:rPr>
                <w:rFonts w:ascii="Aptos" w:eastAsia="Aptos" w:hAnsi="Aptos" w:cs="Aptos"/>
                <w:color w:val="000000" w:themeColor="text1"/>
              </w:rPr>
            </w:rPrChange>
          </w:rPr>
          <w:delText>Le vélo</w:delText>
        </w:r>
        <w:r w:rsidR="00FE32CB" w:rsidRPr="00BB3E85" w:rsidDel="008A0EF8">
          <w:rPr>
            <w:strike/>
            <w:color w:val="FF0000"/>
            <w:rPrChange w:id="327" w:author="Alice TIERTANT" w:date="2026-07-15T16:20:00Z">
              <w:rPr>
                <w:rFonts w:ascii="Aptos" w:eastAsia="Aptos" w:hAnsi="Aptos" w:cs="Aptos"/>
                <w:color w:val="000000" w:themeColor="text1"/>
              </w:rPr>
            </w:rPrChange>
          </w:rPr>
          <w:delText>mobile</w:delText>
        </w:r>
        <w:r w:rsidRPr="00BB3E85" w:rsidDel="008A0EF8">
          <w:rPr>
            <w:strike/>
            <w:color w:val="FF0000"/>
            <w:rPrChange w:id="328" w:author="Alice TIERTANT" w:date="2026-07-15T16:20:00Z">
              <w:rPr>
                <w:rFonts w:ascii="Aptos" w:eastAsia="Aptos" w:hAnsi="Aptos" w:cs="Aptos"/>
                <w:color w:val="000000" w:themeColor="text1"/>
              </w:rPr>
            </w:rPrChange>
          </w:rPr>
          <w:delText xml:space="preserve"> </w:delText>
        </w:r>
        <w:r w:rsidR="00E519E8" w:rsidRPr="00BB3E85" w:rsidDel="008A0EF8">
          <w:rPr>
            <w:strike/>
            <w:color w:val="FF0000"/>
            <w:rPrChange w:id="329" w:author="Alice TIERTANT" w:date="2026-07-15T16:20:00Z">
              <w:rPr>
                <w:rFonts w:ascii="Aptos" w:eastAsia="Aptos" w:hAnsi="Aptos" w:cs="Aptos"/>
                <w:color w:val="000000" w:themeColor="text1"/>
              </w:rPr>
            </w:rPrChange>
          </w:rPr>
          <w:delText>est un moyen de</w:delText>
        </w:r>
        <w:r w:rsidRPr="00BB3E85" w:rsidDel="008A0EF8">
          <w:rPr>
            <w:strike/>
            <w:color w:val="FF0000"/>
            <w:rPrChange w:id="330" w:author="Alice TIERTANT" w:date="2026-07-15T16:20:00Z">
              <w:rPr>
                <w:rFonts w:ascii="Aptos" w:eastAsia="Aptos" w:hAnsi="Aptos" w:cs="Aptos"/>
                <w:color w:val="000000" w:themeColor="text1"/>
              </w:rPr>
            </w:rPrChange>
          </w:rPr>
          <w:delText xml:space="preserve"> déplacement écologique et économique</w:delText>
        </w:r>
        <w:r w:rsidR="5FC7A461" w:rsidRPr="00BB3E85" w:rsidDel="008A0EF8">
          <w:rPr>
            <w:strike/>
            <w:color w:val="FF0000"/>
            <w:rPrChange w:id="331" w:author="Alice TIERTANT" w:date="2026-07-15T16:20:00Z">
              <w:rPr>
                <w:rFonts w:ascii="Aptos" w:eastAsia="Aptos" w:hAnsi="Aptos" w:cs="Aptos"/>
                <w:color w:val="000000" w:themeColor="text1"/>
              </w:rPr>
            </w:rPrChange>
          </w:rPr>
          <w:delText xml:space="preserve"> comparé</w:delText>
        </w:r>
        <w:r w:rsidRPr="00BB3E85" w:rsidDel="008A0EF8">
          <w:rPr>
            <w:strike/>
            <w:color w:val="FF0000"/>
            <w:rPrChange w:id="332" w:author="Alice TIERTANT" w:date="2026-07-15T16:20:00Z">
              <w:rPr>
                <w:rFonts w:ascii="Aptos" w:eastAsia="Aptos" w:hAnsi="Aptos" w:cs="Aptos"/>
                <w:color w:val="000000" w:themeColor="text1"/>
              </w:rPr>
            </w:rPrChange>
          </w:rPr>
          <w:delText xml:space="preserve"> à la voiture, adapté pour </w:delText>
        </w:r>
        <w:r w:rsidR="47DA08BB" w:rsidRPr="00BB3E85" w:rsidDel="008A0EF8">
          <w:rPr>
            <w:strike/>
            <w:color w:val="FF0000"/>
            <w:rPrChange w:id="333" w:author="Alice TIERTANT" w:date="2026-07-15T16:20:00Z">
              <w:rPr>
                <w:rFonts w:ascii="Aptos" w:eastAsia="Aptos" w:hAnsi="Aptos" w:cs="Aptos"/>
                <w:color w:val="000000" w:themeColor="text1"/>
              </w:rPr>
            </w:rPrChange>
          </w:rPr>
          <w:delText>des déplacements</w:delText>
        </w:r>
        <w:r w:rsidRPr="00BB3E85" w:rsidDel="008A0EF8">
          <w:rPr>
            <w:strike/>
            <w:color w:val="FF0000"/>
            <w:rPrChange w:id="334" w:author="Alice TIERTANT" w:date="2026-07-15T16:20:00Z">
              <w:rPr>
                <w:rFonts w:ascii="Aptos" w:eastAsia="Aptos" w:hAnsi="Aptos" w:cs="Aptos"/>
                <w:color w:val="000000" w:themeColor="text1"/>
              </w:rPr>
            </w:rPrChange>
          </w:rPr>
          <w:delText xml:space="preserve"> entre 20 et</w:delText>
        </w:r>
        <w:r w:rsidR="2878DB92" w:rsidRPr="00BB3E85" w:rsidDel="008A0EF8">
          <w:rPr>
            <w:strike/>
            <w:color w:val="FF0000"/>
            <w:rPrChange w:id="335" w:author="Alice TIERTANT" w:date="2026-07-15T16:20:00Z">
              <w:rPr>
                <w:rFonts w:ascii="Aptos" w:eastAsia="Aptos" w:hAnsi="Aptos" w:cs="Aptos"/>
                <w:color w:val="000000" w:themeColor="text1"/>
              </w:rPr>
            </w:rPrChange>
          </w:rPr>
          <w:delText xml:space="preserve"> 60 km</w:delText>
        </w:r>
        <w:r w:rsidR="316B0B90" w:rsidRPr="00BB3E85" w:rsidDel="008A0EF8">
          <w:rPr>
            <w:strike/>
            <w:color w:val="FF0000"/>
            <w:rPrChange w:id="336" w:author="Alice TIERTANT" w:date="2026-07-15T16:20:00Z">
              <w:rPr>
                <w:rFonts w:ascii="Aptos" w:eastAsia="Aptos" w:hAnsi="Aptos" w:cs="Aptos"/>
                <w:color w:val="000000" w:themeColor="text1"/>
              </w:rPr>
            </w:rPrChange>
          </w:rPr>
          <w:delText xml:space="preserve">, sur </w:delText>
        </w:r>
        <w:r w:rsidR="15B34A20" w:rsidRPr="00BB3E85" w:rsidDel="008A0EF8">
          <w:rPr>
            <w:strike/>
            <w:color w:val="FF0000"/>
            <w:rPrChange w:id="337" w:author="Alice TIERTANT" w:date="2026-07-15T16:20:00Z">
              <w:rPr>
                <w:rFonts w:ascii="Aptos" w:eastAsia="Aptos" w:hAnsi="Aptos" w:cs="Aptos"/>
                <w:color w:val="000000" w:themeColor="text1"/>
              </w:rPr>
            </w:rPrChange>
          </w:rPr>
          <w:delText>piste</w:delText>
        </w:r>
        <w:r w:rsidR="316B0B90" w:rsidRPr="00BB3E85" w:rsidDel="008A0EF8">
          <w:rPr>
            <w:strike/>
            <w:color w:val="FF0000"/>
            <w:rPrChange w:id="338" w:author="Alice TIERTANT" w:date="2026-07-15T16:20:00Z">
              <w:rPr>
                <w:rFonts w:ascii="Aptos" w:eastAsia="Aptos" w:hAnsi="Aptos" w:cs="Aptos"/>
                <w:color w:val="000000" w:themeColor="text1"/>
              </w:rPr>
            </w:rPrChange>
          </w:rPr>
          <w:delText xml:space="preserve"> cyclable ou route de </w:delText>
        </w:r>
        <w:r w:rsidR="6EDCF923" w:rsidRPr="00BB3E85" w:rsidDel="008A0EF8">
          <w:rPr>
            <w:strike/>
            <w:color w:val="FF0000"/>
            <w:rPrChange w:id="339" w:author="Alice TIERTANT" w:date="2026-07-15T16:20:00Z">
              <w:rPr>
                <w:rFonts w:ascii="Aptos" w:eastAsia="Aptos" w:hAnsi="Aptos" w:cs="Aptos"/>
                <w:color w:val="000000" w:themeColor="text1"/>
              </w:rPr>
            </w:rPrChange>
          </w:rPr>
          <w:delText xml:space="preserve">campagne mais peu adapté </w:delText>
        </w:r>
        <w:r w:rsidR="1E94E657" w:rsidRPr="00BB3E85" w:rsidDel="008A0EF8">
          <w:rPr>
            <w:strike/>
            <w:color w:val="FF0000"/>
            <w:rPrChange w:id="340" w:author="Alice TIERTANT" w:date="2026-07-15T16:20:00Z">
              <w:rPr>
                <w:rFonts w:ascii="Aptos" w:eastAsia="Aptos" w:hAnsi="Aptos" w:cs="Aptos"/>
                <w:color w:val="000000" w:themeColor="text1"/>
              </w:rPr>
            </w:rPrChange>
          </w:rPr>
          <w:delText>aux environnements</w:delText>
        </w:r>
        <w:r w:rsidR="6EDCF923" w:rsidRPr="00BB3E85" w:rsidDel="008A0EF8">
          <w:rPr>
            <w:strike/>
            <w:color w:val="FF0000"/>
            <w:rPrChange w:id="341" w:author="Alice TIERTANT" w:date="2026-07-15T16:20:00Z">
              <w:rPr>
                <w:rFonts w:ascii="Aptos" w:eastAsia="Aptos" w:hAnsi="Aptos" w:cs="Aptos"/>
                <w:color w:val="000000" w:themeColor="text1"/>
              </w:rPr>
            </w:rPrChange>
          </w:rPr>
          <w:delText xml:space="preserve"> très urbains.</w:delText>
        </w:r>
        <w:r w:rsidR="013D55F1" w:rsidRPr="00BB3E85" w:rsidDel="008A0EF8">
          <w:rPr>
            <w:strike/>
            <w:color w:val="FF0000"/>
            <w:rPrChange w:id="342" w:author="Alice TIERTANT" w:date="2026-07-15T16:20:00Z">
              <w:rPr>
                <w:rFonts w:ascii="Aptos" w:eastAsia="Aptos" w:hAnsi="Aptos" w:cs="Aptos"/>
                <w:color w:val="000000" w:themeColor="text1"/>
              </w:rPr>
            </w:rPrChange>
          </w:rPr>
          <w:delText xml:space="preserve"> </w:delText>
        </w:r>
      </w:del>
      <w:del w:id="343" w:author="Alice TIERTANT" w:date="2026-07-15T14:59:00Z">
        <w:r w:rsidR="013D55F1" w:rsidRPr="00BB3E85" w:rsidDel="00421477">
          <w:rPr>
            <w:strike/>
            <w:color w:val="FF0000"/>
            <w:rPrChange w:id="344" w:author="Alice TIERTANT" w:date="2026-07-15T16:20:00Z">
              <w:rPr>
                <w:rFonts w:ascii="Aptos" w:eastAsia="Aptos" w:hAnsi="Aptos" w:cs="Aptos"/>
                <w:color w:val="000000" w:themeColor="text1"/>
              </w:rPr>
            </w:rPrChange>
          </w:rPr>
          <w:delText xml:space="preserve">Donc </w:delText>
        </w:r>
      </w:del>
      <w:del w:id="345" w:author="Alice TIERTANT" w:date="2026-07-15T16:23:00Z">
        <w:r w:rsidR="013D55F1" w:rsidRPr="00BB3E85" w:rsidDel="008A0EF8">
          <w:rPr>
            <w:strike/>
            <w:color w:val="FF0000"/>
            <w:rPrChange w:id="346" w:author="Alice TIERTANT" w:date="2026-07-15T16:20:00Z">
              <w:rPr>
                <w:rFonts w:ascii="Aptos" w:eastAsia="Aptos" w:hAnsi="Aptos" w:cs="Aptos"/>
                <w:color w:val="000000" w:themeColor="text1"/>
              </w:rPr>
            </w:rPrChange>
          </w:rPr>
          <w:delText xml:space="preserve">réservé à ceux qui vivent en banlieue de grandes villes et désirant se rendre au travail sans </w:delText>
        </w:r>
        <w:r w:rsidR="5464E2C4" w:rsidRPr="00BB3E85" w:rsidDel="008A0EF8">
          <w:rPr>
            <w:strike/>
            <w:color w:val="FF0000"/>
            <w:rPrChange w:id="347" w:author="Alice TIERTANT" w:date="2026-07-15T16:20:00Z">
              <w:rPr>
                <w:rFonts w:ascii="Aptos" w:eastAsia="Aptos" w:hAnsi="Aptos" w:cs="Aptos"/>
                <w:color w:val="000000" w:themeColor="text1"/>
              </w:rPr>
            </w:rPrChange>
          </w:rPr>
          <w:delText>utiliser</w:delText>
        </w:r>
        <w:r w:rsidR="013D55F1" w:rsidRPr="00BB3E85" w:rsidDel="008A0EF8">
          <w:rPr>
            <w:strike/>
            <w:color w:val="FF0000"/>
            <w:rPrChange w:id="348" w:author="Alice TIERTANT" w:date="2026-07-15T16:20:00Z">
              <w:rPr>
                <w:rFonts w:ascii="Aptos" w:eastAsia="Aptos" w:hAnsi="Aptos" w:cs="Aptos"/>
                <w:color w:val="000000" w:themeColor="text1"/>
              </w:rPr>
            </w:rPrChange>
          </w:rPr>
          <w:delText xml:space="preserve"> de voiture.</w:delText>
        </w:r>
      </w:del>
    </w:p>
    <w:p w14:paraId="4CA28715" w14:textId="0167AB4D" w:rsidR="24FD99C9" w:rsidRPr="00BB3E85" w:rsidDel="008A0EF8" w:rsidRDefault="24FD99C9" w:rsidP="00C7520A">
      <w:pPr>
        <w:rPr>
          <w:del w:id="349" w:author="Alice TIERTANT" w:date="2026-07-15T16:23:00Z"/>
          <w:strike/>
          <w:color w:val="FF0000"/>
          <w:rPrChange w:id="350" w:author="Alice TIERTANT" w:date="2026-07-15T16:20:00Z">
            <w:rPr>
              <w:del w:id="351" w:author="Alice TIERTANT" w:date="2026-07-15T16:23:00Z"/>
              <w:rFonts w:ascii="Aptos" w:eastAsia="Aptos" w:hAnsi="Aptos" w:cs="Aptos"/>
              <w:color w:val="000000" w:themeColor="text1"/>
            </w:rPr>
          </w:rPrChange>
        </w:rPr>
        <w:pPrChange w:id="352" w:author="Alice TIERTANT" w:date="2026-07-16T16:29:00Z">
          <w:pPr>
            <w:jc w:val="both"/>
          </w:pPr>
        </w:pPrChange>
      </w:pPr>
      <w:del w:id="353" w:author="Alice TIERTANT" w:date="2026-07-15T16:23:00Z">
        <w:r w:rsidRPr="00BB3E85" w:rsidDel="008A0EF8">
          <w:rPr>
            <w:strike/>
            <w:color w:val="FF0000"/>
            <w:rPrChange w:id="354" w:author="Alice TIERTANT" w:date="2026-07-15T16:20:00Z">
              <w:rPr>
                <w:rFonts w:ascii="Aptos" w:eastAsia="Aptos" w:hAnsi="Aptos" w:cs="Aptos"/>
                <w:color w:val="000000" w:themeColor="text1"/>
              </w:rPr>
            </w:rPrChange>
          </w:rPr>
          <w:delText>Le prix du vélomobile serait compris entre 5</w:delText>
        </w:r>
        <w:r w:rsidR="002764D6" w:rsidRPr="00BB3E85" w:rsidDel="008A0EF8">
          <w:rPr>
            <w:strike/>
            <w:color w:val="FF0000"/>
            <w:rPrChange w:id="355" w:author="Alice TIERTANT" w:date="2026-07-15T16:20:00Z">
              <w:rPr>
                <w:rFonts w:ascii="Aptos" w:eastAsia="Aptos" w:hAnsi="Aptos" w:cs="Aptos"/>
                <w:color w:val="000000" w:themeColor="text1"/>
              </w:rPr>
            </w:rPrChange>
          </w:rPr>
          <w:delText xml:space="preserve"> </w:delText>
        </w:r>
        <w:r w:rsidRPr="00BB3E85" w:rsidDel="008A0EF8">
          <w:rPr>
            <w:strike/>
            <w:color w:val="FF0000"/>
            <w:rPrChange w:id="356" w:author="Alice TIERTANT" w:date="2026-07-15T16:20:00Z">
              <w:rPr>
                <w:rFonts w:ascii="Aptos" w:eastAsia="Aptos" w:hAnsi="Aptos" w:cs="Aptos"/>
                <w:color w:val="000000" w:themeColor="text1"/>
              </w:rPr>
            </w:rPrChange>
          </w:rPr>
          <w:delText>000€ pour les carrosseries en résine et sans moteur jusqu’à</w:delText>
        </w:r>
        <w:r w:rsidR="10CF0E07" w:rsidRPr="00BB3E85" w:rsidDel="008A0EF8">
          <w:rPr>
            <w:strike/>
            <w:color w:val="FF0000"/>
            <w:rPrChange w:id="357" w:author="Alice TIERTANT" w:date="2026-07-15T16:20:00Z">
              <w:rPr>
                <w:rFonts w:ascii="Aptos" w:eastAsia="Aptos" w:hAnsi="Aptos" w:cs="Aptos"/>
                <w:color w:val="000000" w:themeColor="text1"/>
              </w:rPr>
            </w:rPrChange>
          </w:rPr>
          <w:delText xml:space="preserve"> 12</w:delText>
        </w:r>
        <w:r w:rsidR="002764D6" w:rsidRPr="00BB3E85" w:rsidDel="008A0EF8">
          <w:rPr>
            <w:strike/>
            <w:color w:val="FF0000"/>
            <w:rPrChange w:id="358" w:author="Alice TIERTANT" w:date="2026-07-15T16:20:00Z">
              <w:rPr>
                <w:rFonts w:ascii="Aptos" w:eastAsia="Aptos" w:hAnsi="Aptos" w:cs="Aptos"/>
                <w:color w:val="000000" w:themeColor="text1"/>
              </w:rPr>
            </w:rPrChange>
          </w:rPr>
          <w:delText xml:space="preserve"> </w:delText>
        </w:r>
        <w:r w:rsidR="10CF0E07" w:rsidRPr="00BB3E85" w:rsidDel="008A0EF8">
          <w:rPr>
            <w:strike/>
            <w:color w:val="FF0000"/>
            <w:rPrChange w:id="359" w:author="Alice TIERTANT" w:date="2026-07-15T16:20:00Z">
              <w:rPr>
                <w:rFonts w:ascii="Aptos" w:eastAsia="Aptos" w:hAnsi="Aptos" w:cs="Aptos"/>
                <w:color w:val="000000" w:themeColor="text1"/>
              </w:rPr>
            </w:rPrChange>
          </w:rPr>
          <w:delText>000€ pour la version toute option en fibre de carbone</w:delText>
        </w:r>
        <w:r w:rsidR="39A0B060" w:rsidRPr="00BB3E85" w:rsidDel="008A0EF8">
          <w:rPr>
            <w:strike/>
            <w:color w:val="FF0000"/>
            <w:rPrChange w:id="360" w:author="Alice TIERTANT" w:date="2026-07-15T16:20:00Z">
              <w:rPr>
                <w:rFonts w:ascii="Aptos" w:eastAsia="Aptos" w:hAnsi="Aptos" w:cs="Aptos"/>
                <w:color w:val="000000" w:themeColor="text1"/>
              </w:rPr>
            </w:rPrChange>
          </w:rPr>
          <w:delText>.</w:delText>
        </w:r>
      </w:del>
    </w:p>
    <w:p w14:paraId="513CEF4B" w14:textId="16CA802B" w:rsidR="33F00C0C" w:rsidDel="0085087C" w:rsidRDefault="33F00C0C" w:rsidP="00C7520A">
      <w:pPr>
        <w:rPr>
          <w:del w:id="361" w:author="Alice TIERTANT" w:date="2026-07-15T16:48:00Z"/>
        </w:rPr>
        <w:pPrChange w:id="362" w:author="Alice TIERTANT" w:date="2026-07-16T16:29:00Z">
          <w:pPr>
            <w:jc w:val="both"/>
          </w:pPr>
        </w:pPrChange>
      </w:pPr>
      <w:del w:id="363" w:author="Alice TIERTANT" w:date="2026-07-15T16:48:00Z">
        <w:r w:rsidRPr="10AF7014" w:rsidDel="0085087C">
          <w:delText xml:space="preserve">La notion de sécurité est très importante pour </w:delText>
        </w:r>
        <w:r w:rsidR="00E8290F" w:rsidDel="0085087C">
          <w:delText>M</w:delText>
        </w:r>
        <w:r w:rsidRPr="10AF7014" w:rsidDel="0085087C">
          <w:delText xml:space="preserve">obile </w:delText>
        </w:r>
        <w:r w:rsidR="00E8290F" w:rsidDel="0085087C">
          <w:delText>B</w:delText>
        </w:r>
        <w:r w:rsidRPr="10AF7014" w:rsidDel="0085087C">
          <w:delText>ike</w:delText>
        </w:r>
        <w:r w:rsidR="570186E6" w:rsidRPr="10AF7014" w:rsidDel="0085087C">
          <w:delText>, les normes étant très stricte (limité à 25 km/h pour un vélomobile électrique) ils mettent un point d’honneur à rassurer les client</w:delText>
        </w:r>
        <w:r w:rsidR="5A697E7C" w:rsidRPr="10AF7014" w:rsidDel="0085087C">
          <w:delText>s lors de leur achat.</w:delText>
        </w:r>
      </w:del>
    </w:p>
    <w:p w14:paraId="1C306A16" w14:textId="24922318" w:rsidR="5A697E7C" w:rsidDel="00DD4890" w:rsidRDefault="5A697E7C" w:rsidP="00C7520A">
      <w:pPr>
        <w:rPr>
          <w:del w:id="364" w:author="Alice TIERTANT" w:date="2026-07-16T15:02:00Z"/>
        </w:rPr>
        <w:pPrChange w:id="365" w:author="Alice TIERTANT" w:date="2026-07-16T16:29:00Z">
          <w:pPr>
            <w:jc w:val="both"/>
          </w:pPr>
        </w:pPrChange>
      </w:pPr>
      <w:del w:id="366" w:author="Alice TIERTANT" w:date="2026-07-16T15:02:00Z">
        <w:r w:rsidRPr="10AF7014" w:rsidDel="00DD4890">
          <w:delText xml:space="preserve">La livraison est possible à l’étranger mais </w:delText>
        </w:r>
        <w:r w:rsidR="00E8290F" w:rsidDel="00DD4890">
          <w:delText>M</w:delText>
        </w:r>
        <w:r w:rsidRPr="10AF7014" w:rsidDel="00DD4890">
          <w:delText xml:space="preserve">obile </w:delText>
        </w:r>
        <w:r w:rsidR="00E8290F" w:rsidDel="00DD4890">
          <w:delText>B</w:delText>
        </w:r>
        <w:r w:rsidRPr="10AF7014" w:rsidDel="00DD4890">
          <w:delText>ike préfère se concentrer sur l</w:delText>
        </w:r>
        <w:r w:rsidR="00E8290F" w:rsidDel="00DD4890">
          <w:delText>e marché</w:delText>
        </w:r>
        <w:r w:rsidRPr="10AF7014" w:rsidDel="00DD4890">
          <w:delText xml:space="preserve"> </w:delText>
        </w:r>
        <w:r w:rsidR="00E8290F" w:rsidDel="00DD4890">
          <w:delText>f</w:delText>
        </w:r>
        <w:r w:rsidRPr="10AF7014" w:rsidDel="00DD4890">
          <w:delText>ran</w:delText>
        </w:r>
        <w:r w:rsidR="00E8290F" w:rsidDel="00DD4890">
          <w:delText>çais</w:delText>
        </w:r>
        <w:r w:rsidRPr="10AF7014" w:rsidDel="00DD4890">
          <w:delText>.</w:delText>
        </w:r>
      </w:del>
    </w:p>
    <w:p w14:paraId="22F337D4" w14:textId="4F3B2FEA" w:rsidR="00414918" w:rsidRDefault="6116D4B4" w:rsidP="00C7520A">
      <w:pPr>
        <w:pPrChange w:id="367" w:author="Alice TIERTANT" w:date="2026-07-16T16:29:00Z">
          <w:pPr>
            <w:jc w:val="both"/>
          </w:pPr>
        </w:pPrChange>
      </w:pPr>
      <w:r w:rsidRPr="54C4E46F">
        <w:t>L</w:t>
      </w:r>
      <w:ins w:id="368" w:author="Alice TIERTANT" w:date="2026-07-16T15:03:00Z">
        <w:r w:rsidR="00DD4890">
          <w:t xml:space="preserve">es </w:t>
        </w:r>
      </w:ins>
      <w:del w:id="369" w:author="Alice TIERTANT" w:date="2026-07-16T15:03:00Z">
        <w:r w:rsidRPr="54C4E46F" w:rsidDel="00DD4890">
          <w:delText>’</w:delText>
        </w:r>
      </w:del>
      <w:r w:rsidRPr="54C4E46F">
        <w:t>objectif</w:t>
      </w:r>
      <w:ins w:id="370" w:author="Alice TIERTANT" w:date="2026-07-16T15:03:00Z">
        <w:r w:rsidR="00DD4890">
          <w:t>s</w:t>
        </w:r>
      </w:ins>
      <w:r w:rsidRPr="54C4E46F">
        <w:t xml:space="preserve"> de visite</w:t>
      </w:r>
      <w:r w:rsidR="00E8290F">
        <w:t xml:space="preserve"> du site internet</w:t>
      </w:r>
      <w:r w:rsidRPr="54C4E46F">
        <w:t xml:space="preserve"> s</w:t>
      </w:r>
      <w:ins w:id="371" w:author="Alice TIERTANT" w:date="2026-07-16T15:03:00Z">
        <w:r w:rsidR="00DD4890">
          <w:t>ont</w:t>
        </w:r>
      </w:ins>
      <w:del w:id="372" w:author="Alice TIERTANT" w:date="2026-07-16T15:03:00Z">
        <w:r w:rsidRPr="54C4E46F" w:rsidDel="00DD4890">
          <w:delText>era dans un premier temps</w:delText>
        </w:r>
      </w:del>
      <w:r w:rsidRPr="54C4E46F">
        <w:t xml:space="preserve"> : </w:t>
      </w:r>
    </w:p>
    <w:p w14:paraId="56394E5F" w14:textId="39332D76" w:rsidR="00414918" w:rsidRDefault="6116D4B4" w:rsidP="00C7520A">
      <w:pPr>
        <w:pStyle w:val="Paragraphedeliste"/>
        <w:numPr>
          <w:ilvl w:val="0"/>
          <w:numId w:val="54"/>
        </w:numPr>
        <w:pPrChange w:id="373" w:author="Alice TIERTANT" w:date="2026-07-16T16:29:00Z">
          <w:pPr>
            <w:pStyle w:val="Paragraphedeliste"/>
            <w:numPr>
              <w:numId w:val="15"/>
            </w:numPr>
            <w:ind w:hanging="360"/>
          </w:pPr>
        </w:pPrChange>
      </w:pPr>
      <w:r w:rsidRPr="54C4E46F">
        <w:t xml:space="preserve">100 visites par jour au bout de 6 mois après la </w:t>
      </w:r>
      <w:r w:rsidR="6281D53D" w:rsidRPr="10AF7014">
        <w:t>première</w:t>
      </w:r>
      <w:r w:rsidRPr="10AF7014">
        <w:t xml:space="preserve"> </w:t>
      </w:r>
      <w:r w:rsidRPr="54C4E46F">
        <w:t>mise en ligne</w:t>
      </w:r>
      <w:r w:rsidR="11B85387" w:rsidRPr="10AF7014">
        <w:t>.</w:t>
      </w:r>
    </w:p>
    <w:p w14:paraId="2FD757F6" w14:textId="735DEB62" w:rsidR="00414918" w:rsidRDefault="6116D4B4" w:rsidP="00C7520A">
      <w:pPr>
        <w:pStyle w:val="Paragraphedeliste"/>
        <w:numPr>
          <w:ilvl w:val="0"/>
          <w:numId w:val="54"/>
        </w:numPr>
        <w:pPrChange w:id="374" w:author="Alice TIERTANT" w:date="2026-07-16T16:29:00Z">
          <w:pPr>
            <w:pStyle w:val="Paragraphedeliste"/>
            <w:numPr>
              <w:numId w:val="15"/>
            </w:numPr>
            <w:ind w:hanging="360"/>
          </w:pPr>
        </w:pPrChange>
      </w:pPr>
      <w:r w:rsidRPr="54C4E46F">
        <w:t>200 visites par jour au bout de 2 ans</w:t>
      </w:r>
      <w:r w:rsidR="610EB47A" w:rsidRPr="10AF7014">
        <w:t xml:space="preserve"> </w:t>
      </w:r>
      <w:r w:rsidR="74750287" w:rsidRPr="10AF7014">
        <w:t xml:space="preserve">après </w:t>
      </w:r>
      <w:r w:rsidR="7CEA17AD" w:rsidRPr="10AF7014">
        <w:t>la première mise en ligne</w:t>
      </w:r>
      <w:r w:rsidRPr="54C4E46F">
        <w:t>.</w:t>
      </w:r>
    </w:p>
    <w:p w14:paraId="67D1F842" w14:textId="1B23ADC1" w:rsidR="74750287" w:rsidRDefault="74750287" w:rsidP="00C7520A">
      <w:pPr>
        <w:pPrChange w:id="375" w:author="Alice TIERTANT" w:date="2026-07-16T16:29:00Z">
          <w:pPr>
            <w:jc w:val="both"/>
          </w:pPr>
        </w:pPrChange>
      </w:pPr>
      <w:r w:rsidRPr="10AF7014">
        <w:t xml:space="preserve">Avec : </w:t>
      </w:r>
    </w:p>
    <w:p w14:paraId="07B1CE8E" w14:textId="4148001D" w:rsidR="31DC1E84" w:rsidRDefault="31DC1E84" w:rsidP="00C7520A">
      <w:pPr>
        <w:pStyle w:val="Paragraphedeliste"/>
        <w:numPr>
          <w:ilvl w:val="0"/>
          <w:numId w:val="55"/>
        </w:numPr>
        <w:pPrChange w:id="376" w:author="Alice TIERTANT" w:date="2026-07-16T16:29:00Z">
          <w:pPr>
            <w:pStyle w:val="Paragraphedeliste"/>
            <w:numPr>
              <w:numId w:val="14"/>
            </w:numPr>
            <w:ind w:hanging="360"/>
          </w:pPr>
        </w:pPrChange>
      </w:pPr>
      <w:r w:rsidRPr="10AF7014">
        <w:t>Un taux de conversion à la newsletter qui doit représenter 1% des visites.</w:t>
      </w:r>
    </w:p>
    <w:p w14:paraId="2E6D1236" w14:textId="79C5A9A1" w:rsidR="31DC1E84" w:rsidRDefault="31DC1E84" w:rsidP="00C7520A">
      <w:pPr>
        <w:pStyle w:val="Paragraphedeliste"/>
        <w:numPr>
          <w:ilvl w:val="0"/>
          <w:numId w:val="55"/>
        </w:numPr>
        <w:pPrChange w:id="377" w:author="Alice TIERTANT" w:date="2026-07-16T16:29:00Z">
          <w:pPr>
            <w:pStyle w:val="Paragraphedeliste"/>
            <w:numPr>
              <w:numId w:val="14"/>
            </w:numPr>
            <w:ind w:hanging="360"/>
          </w:pPr>
        </w:pPrChange>
      </w:pPr>
      <w:r w:rsidRPr="10AF7014">
        <w:t>Un taux d’achat de vélo en physique qui doit représenter 0.1% des visites.</w:t>
      </w:r>
    </w:p>
    <w:p w14:paraId="2F9F7B36" w14:textId="7F6D0F37" w:rsidR="00EE186F" w:rsidRPr="00DD4890" w:rsidRDefault="31DC1E84" w:rsidP="00C7520A">
      <w:pPr>
        <w:pStyle w:val="Paragraphedeliste"/>
        <w:numPr>
          <w:ilvl w:val="0"/>
          <w:numId w:val="55"/>
        </w:numPr>
        <w:rPr>
          <w:ins w:id="378" w:author="Alice TIERTANT" w:date="2026-07-16T15:03:00Z"/>
          <w:rPrChange w:id="379" w:author="Alice TIERTANT" w:date="2026-07-16T15:03:00Z">
            <w:rPr>
              <w:ins w:id="380" w:author="Alice TIERTANT" w:date="2026-07-16T15:03:00Z"/>
              <w:rFonts w:ascii="Aptos" w:eastAsia="Aptos" w:hAnsi="Aptos" w:cs="Aptos"/>
              <w:color w:val="000000" w:themeColor="text1"/>
            </w:rPr>
          </w:rPrChange>
        </w:rPr>
        <w:pPrChange w:id="381" w:author="Alice TIERTANT" w:date="2026-07-16T16:29:00Z">
          <w:pPr>
            <w:pStyle w:val="Paragraphedeliste"/>
            <w:numPr>
              <w:numId w:val="14"/>
            </w:numPr>
            <w:ind w:hanging="360"/>
          </w:pPr>
        </w:pPrChange>
      </w:pPr>
      <w:r w:rsidRPr="00EE186F">
        <w:t>Un taux d’achat de vélo en ligne qui doit représenter 0.05% des visites.</w:t>
      </w:r>
    </w:p>
    <w:p w14:paraId="03E8FB87" w14:textId="6E235B38" w:rsidR="00DD4890" w:rsidRPr="00C7520A" w:rsidRDefault="00DD4890" w:rsidP="00C7520A">
      <w:pPr>
        <w:pPrChange w:id="382" w:author="Alice TIERTANT" w:date="2026-07-16T16:29:00Z">
          <w:pPr>
            <w:pStyle w:val="Paragraphedeliste"/>
            <w:numPr>
              <w:numId w:val="14"/>
            </w:numPr>
            <w:ind w:hanging="360"/>
          </w:pPr>
        </w:pPrChange>
      </w:pPr>
      <w:ins w:id="383" w:author="Alice TIERTANT" w:date="2026-07-16T15:03:00Z">
        <w:r w:rsidRPr="00C7520A">
          <w:t>D’ici 2030 il faudrait que le e-commerce représente 1% des achats totaux.</w:t>
        </w:r>
      </w:ins>
    </w:p>
    <w:p w14:paraId="0C172076" w14:textId="2420FB5A" w:rsidR="00414918" w:rsidRPr="00EE186F" w:rsidDel="00DD4890" w:rsidRDefault="6116D4B4" w:rsidP="00DD4890">
      <w:pPr>
        <w:pStyle w:val="Titre2"/>
        <w:rPr>
          <w:del w:id="384" w:author="Alice TIERTANT" w:date="2026-07-16T15:01:00Z"/>
          <w:rFonts w:eastAsia="Aptos"/>
        </w:rPr>
        <w:pPrChange w:id="385" w:author="Alice TIERTANT" w:date="2026-07-16T15:01:00Z">
          <w:pPr>
            <w:pStyle w:val="Titre2"/>
          </w:pPr>
        </w:pPrChange>
      </w:pPr>
      <w:bookmarkStart w:id="386" w:name="_Toc235087847"/>
      <w:del w:id="387" w:author="Alice TIERTANT" w:date="2026-07-16T15:01:00Z">
        <w:r w:rsidRPr="00EE186F" w:rsidDel="00DD4890">
          <w:rPr>
            <w:rFonts w:eastAsia="Aptos"/>
          </w:rPr>
          <w:delText>Objet d</w:delText>
        </w:r>
        <w:r w:rsidR="06271472" w:rsidRPr="00EE186F" w:rsidDel="00DD4890">
          <w:rPr>
            <w:rFonts w:eastAsia="Aptos"/>
          </w:rPr>
          <w:delText>u site web</w:delText>
        </w:r>
        <w:bookmarkEnd w:id="386"/>
      </w:del>
    </w:p>
    <w:p w14:paraId="5283D956" w14:textId="2C34279D" w:rsidR="00414918" w:rsidDel="00DD4890" w:rsidRDefault="6116D4B4" w:rsidP="00DD4890">
      <w:pPr>
        <w:pStyle w:val="Titre2"/>
        <w:rPr>
          <w:del w:id="388" w:author="Alice TIERTANT" w:date="2026-07-16T15:01:00Z"/>
          <w:rFonts w:ascii="Aptos" w:eastAsia="Aptos" w:hAnsi="Aptos" w:cs="Aptos"/>
          <w:color w:val="000000" w:themeColor="text1"/>
        </w:rPr>
        <w:pPrChange w:id="389" w:author="Alice TIERTANT" w:date="2026-07-16T15:01:00Z">
          <w:pPr>
            <w:jc w:val="both"/>
          </w:pPr>
        </w:pPrChange>
      </w:pPr>
      <w:del w:id="390" w:author="Alice TIERTANT" w:date="2026-07-16T15:01:00Z">
        <w:r w:rsidRPr="54C4E46F" w:rsidDel="00DD4890">
          <w:rPr>
            <w:rFonts w:ascii="Aptos" w:eastAsia="Aptos" w:hAnsi="Aptos" w:cs="Aptos"/>
            <w:color w:val="000000" w:themeColor="text1"/>
          </w:rPr>
          <w:delText>L’objectif serait une refonte complète du site car il ne s’agit pour l’instant que d’un site catalogue des différents modèles</w:delText>
        </w:r>
        <w:r w:rsidR="00E83997" w:rsidDel="00DD4890">
          <w:rPr>
            <w:rFonts w:ascii="Aptos" w:eastAsia="Aptos" w:hAnsi="Aptos" w:cs="Aptos"/>
            <w:color w:val="000000" w:themeColor="text1"/>
          </w:rPr>
          <w:delText xml:space="preserve"> avec </w:delText>
        </w:r>
        <w:r w:rsidRPr="54C4E46F" w:rsidDel="00DD4890">
          <w:rPr>
            <w:rFonts w:ascii="Aptos" w:eastAsia="Aptos" w:hAnsi="Aptos" w:cs="Aptos"/>
            <w:color w:val="000000" w:themeColor="text1"/>
          </w:rPr>
          <w:delText>peu de visite. Les objectifs seraient donc</w:delText>
        </w:r>
        <w:r w:rsidR="00FF0125" w:rsidDel="00DD4890">
          <w:rPr>
            <w:rFonts w:ascii="Aptos" w:eastAsia="Aptos" w:hAnsi="Aptos" w:cs="Aptos"/>
            <w:color w:val="000000" w:themeColor="text1"/>
          </w:rPr>
          <w:delText xml:space="preserve"> </w:delText>
        </w:r>
        <w:r w:rsidRPr="54C4E46F" w:rsidDel="00DD4890">
          <w:rPr>
            <w:rFonts w:ascii="Aptos" w:eastAsia="Aptos" w:hAnsi="Aptos" w:cs="Aptos"/>
            <w:color w:val="000000" w:themeColor="text1"/>
          </w:rPr>
          <w:delText>:</w:delText>
        </w:r>
      </w:del>
    </w:p>
    <w:p w14:paraId="53E5E058" w14:textId="0243F6E8" w:rsidR="00414918" w:rsidDel="00DD4890" w:rsidRDefault="6116D4B4" w:rsidP="00DD4890">
      <w:pPr>
        <w:pStyle w:val="Titre2"/>
        <w:rPr>
          <w:del w:id="391" w:author="Alice TIERTANT" w:date="2026-07-16T15:01:00Z"/>
          <w:rFonts w:ascii="Aptos" w:eastAsia="Aptos" w:hAnsi="Aptos" w:cs="Aptos"/>
          <w:color w:val="000000" w:themeColor="text1"/>
        </w:rPr>
        <w:pPrChange w:id="392" w:author="Alice TIERTANT" w:date="2026-07-16T15:01:00Z">
          <w:pPr>
            <w:pStyle w:val="Paragraphedeliste"/>
            <w:numPr>
              <w:numId w:val="3"/>
            </w:numPr>
            <w:ind w:hanging="360"/>
          </w:pPr>
        </w:pPrChange>
      </w:pPr>
      <w:del w:id="393" w:author="Alice TIERTANT" w:date="2026-07-16T15:01:00Z">
        <w:r w:rsidRPr="54C4E46F" w:rsidDel="00DD4890">
          <w:rPr>
            <w:rFonts w:ascii="Aptos" w:eastAsia="Aptos" w:hAnsi="Aptos" w:cs="Aptos"/>
            <w:color w:val="000000" w:themeColor="text1"/>
          </w:rPr>
          <w:delText>Devenir leader du marché</w:delText>
        </w:r>
        <w:r w:rsidR="4A23C213" w:rsidRPr="10AF7014" w:rsidDel="00DD4890">
          <w:rPr>
            <w:rFonts w:ascii="Aptos" w:eastAsia="Aptos" w:hAnsi="Aptos" w:cs="Aptos"/>
            <w:color w:val="000000" w:themeColor="text1"/>
          </w:rPr>
          <w:delText>.</w:delText>
        </w:r>
      </w:del>
    </w:p>
    <w:p w14:paraId="17D0CC35" w14:textId="0029974F" w:rsidR="00414918" w:rsidDel="00DD4890" w:rsidRDefault="6116D4B4" w:rsidP="00DD4890">
      <w:pPr>
        <w:pStyle w:val="Titre2"/>
        <w:rPr>
          <w:del w:id="394" w:author="Alice TIERTANT" w:date="2026-07-16T15:01:00Z"/>
          <w:rFonts w:ascii="Aptos" w:eastAsia="Aptos" w:hAnsi="Aptos" w:cs="Aptos"/>
          <w:color w:val="000000" w:themeColor="text1"/>
        </w:rPr>
        <w:pPrChange w:id="395" w:author="Alice TIERTANT" w:date="2026-07-16T15:01:00Z">
          <w:pPr>
            <w:pStyle w:val="Paragraphedeliste"/>
            <w:numPr>
              <w:numId w:val="3"/>
            </w:numPr>
            <w:ind w:hanging="360"/>
          </w:pPr>
        </w:pPrChange>
      </w:pPr>
      <w:del w:id="396" w:author="Alice TIERTANT" w:date="2026-07-16T15:01:00Z">
        <w:r w:rsidRPr="54C4E46F" w:rsidDel="00DD4890">
          <w:rPr>
            <w:rFonts w:ascii="Aptos" w:eastAsia="Aptos" w:hAnsi="Aptos" w:cs="Aptos"/>
            <w:color w:val="000000" w:themeColor="text1"/>
          </w:rPr>
          <w:delText>Catalogue d’une dizaine de produits</w:delText>
        </w:r>
        <w:r w:rsidR="4A23C213" w:rsidRPr="10AF7014" w:rsidDel="00DD4890">
          <w:rPr>
            <w:rFonts w:ascii="Aptos" w:eastAsia="Aptos" w:hAnsi="Aptos" w:cs="Aptos"/>
            <w:color w:val="000000" w:themeColor="text1"/>
          </w:rPr>
          <w:delText>.</w:delText>
        </w:r>
      </w:del>
    </w:p>
    <w:p w14:paraId="48BCDEEE" w14:textId="68AC20B0" w:rsidR="00414918" w:rsidDel="00DD4890" w:rsidRDefault="6116D4B4" w:rsidP="00DD4890">
      <w:pPr>
        <w:pStyle w:val="Titre2"/>
        <w:rPr>
          <w:del w:id="397" w:author="Alice TIERTANT" w:date="2026-07-16T15:01:00Z"/>
          <w:rFonts w:ascii="Aptos" w:eastAsia="Aptos" w:hAnsi="Aptos" w:cs="Aptos"/>
          <w:color w:val="000000" w:themeColor="text1"/>
        </w:rPr>
        <w:pPrChange w:id="398" w:author="Alice TIERTANT" w:date="2026-07-16T15:01:00Z">
          <w:pPr>
            <w:pStyle w:val="Paragraphedeliste"/>
            <w:numPr>
              <w:numId w:val="3"/>
            </w:numPr>
            <w:ind w:hanging="360"/>
          </w:pPr>
        </w:pPrChange>
      </w:pPr>
      <w:del w:id="399" w:author="Alice TIERTANT" w:date="2026-07-16T15:01:00Z">
        <w:r w:rsidRPr="54C4E46F" w:rsidDel="00DD4890">
          <w:rPr>
            <w:rFonts w:ascii="Aptos" w:eastAsia="Aptos" w:hAnsi="Aptos" w:cs="Aptos"/>
            <w:color w:val="000000" w:themeColor="text1"/>
          </w:rPr>
          <w:delText>Mettre en avant l’écoresponsabilité, fabrication d’origine française</w:delText>
        </w:r>
        <w:r w:rsidR="5552114D" w:rsidRPr="10AF7014" w:rsidDel="00DD4890">
          <w:rPr>
            <w:rFonts w:ascii="Aptos" w:eastAsia="Aptos" w:hAnsi="Aptos" w:cs="Aptos"/>
            <w:color w:val="000000" w:themeColor="text1"/>
          </w:rPr>
          <w:delText>.</w:delText>
        </w:r>
      </w:del>
    </w:p>
    <w:p w14:paraId="78A5A126" w14:textId="20B1D46C" w:rsidR="00414918" w:rsidDel="00DD4890" w:rsidRDefault="6116D4B4" w:rsidP="00DD4890">
      <w:pPr>
        <w:pStyle w:val="Titre2"/>
        <w:rPr>
          <w:del w:id="400" w:author="Alice TIERTANT" w:date="2026-07-16T15:01:00Z"/>
          <w:rFonts w:ascii="Aptos" w:eastAsia="Aptos" w:hAnsi="Aptos" w:cs="Aptos"/>
          <w:color w:val="000000" w:themeColor="text1"/>
        </w:rPr>
        <w:pPrChange w:id="401" w:author="Alice TIERTANT" w:date="2026-07-16T15:01:00Z">
          <w:pPr>
            <w:pStyle w:val="Paragraphedeliste"/>
            <w:numPr>
              <w:numId w:val="3"/>
            </w:numPr>
            <w:ind w:hanging="360"/>
          </w:pPr>
        </w:pPrChange>
      </w:pPr>
      <w:del w:id="402" w:author="Alice TIERTANT" w:date="2026-07-16T15:01:00Z">
        <w:r w:rsidRPr="54C4E46F" w:rsidDel="00DD4890">
          <w:rPr>
            <w:rFonts w:ascii="Aptos" w:eastAsia="Aptos" w:hAnsi="Aptos" w:cs="Aptos"/>
            <w:color w:val="000000" w:themeColor="text1"/>
          </w:rPr>
          <w:delText>Une newsletter pour créer une communauté</w:delText>
        </w:r>
        <w:r w:rsidR="322FF2E3" w:rsidRPr="10AF7014" w:rsidDel="00DD4890">
          <w:rPr>
            <w:rFonts w:ascii="Aptos" w:eastAsia="Aptos" w:hAnsi="Aptos" w:cs="Aptos"/>
            <w:color w:val="000000" w:themeColor="text1"/>
          </w:rPr>
          <w:delText>.</w:delText>
        </w:r>
      </w:del>
    </w:p>
    <w:p w14:paraId="4572CF53" w14:textId="49BD8415" w:rsidR="00414918" w:rsidDel="00DD4890" w:rsidRDefault="6116D4B4" w:rsidP="00DD4890">
      <w:pPr>
        <w:pStyle w:val="Titre2"/>
        <w:rPr>
          <w:del w:id="403" w:author="Alice TIERTANT" w:date="2026-07-16T15:01:00Z"/>
          <w:rFonts w:ascii="Aptos" w:eastAsia="Aptos" w:hAnsi="Aptos" w:cs="Aptos"/>
          <w:color w:val="000000" w:themeColor="text1"/>
        </w:rPr>
        <w:pPrChange w:id="404" w:author="Alice TIERTANT" w:date="2026-07-16T15:01:00Z">
          <w:pPr>
            <w:pStyle w:val="Paragraphedeliste"/>
            <w:numPr>
              <w:numId w:val="3"/>
            </w:numPr>
            <w:ind w:hanging="360"/>
          </w:pPr>
        </w:pPrChange>
      </w:pPr>
      <w:del w:id="405" w:author="Alice TIERTANT" w:date="2026-07-16T15:01:00Z">
        <w:r w:rsidRPr="54C4E46F" w:rsidDel="00DD4890">
          <w:rPr>
            <w:rFonts w:ascii="Aptos" w:eastAsia="Aptos" w:hAnsi="Aptos" w:cs="Aptos"/>
            <w:color w:val="000000" w:themeColor="text1"/>
          </w:rPr>
          <w:delText xml:space="preserve">Une page communautaire via </w:delText>
        </w:r>
        <w:r w:rsidR="00E83997" w:rsidDel="00DD4890">
          <w:rPr>
            <w:rFonts w:ascii="Aptos" w:eastAsia="Aptos" w:hAnsi="Aptos" w:cs="Aptos"/>
            <w:color w:val="000000" w:themeColor="text1"/>
          </w:rPr>
          <w:delText xml:space="preserve">les </w:delText>
        </w:r>
        <w:r w:rsidRPr="54C4E46F" w:rsidDel="00DD4890">
          <w:rPr>
            <w:rFonts w:ascii="Aptos" w:eastAsia="Aptos" w:hAnsi="Aptos" w:cs="Aptos"/>
            <w:color w:val="000000" w:themeColor="text1"/>
          </w:rPr>
          <w:delText xml:space="preserve">réseaux sociaux (Facebook et </w:delText>
        </w:r>
        <w:r w:rsidR="6100C008" w:rsidRPr="4FEC4548" w:rsidDel="00DD4890">
          <w:rPr>
            <w:rFonts w:ascii="Aptos" w:eastAsia="Aptos" w:hAnsi="Aptos" w:cs="Aptos"/>
            <w:color w:val="000000" w:themeColor="text1"/>
          </w:rPr>
          <w:delText>Youtube</w:delText>
        </w:r>
        <w:r w:rsidRPr="54C4E46F" w:rsidDel="00DD4890">
          <w:rPr>
            <w:rFonts w:ascii="Aptos" w:eastAsia="Aptos" w:hAnsi="Aptos" w:cs="Aptos"/>
            <w:color w:val="000000" w:themeColor="text1"/>
          </w:rPr>
          <w:delText>) et mettre en avant le côté réparabilité (que les clients soient capables de réparer eux-mêmes les vélos</w:delText>
        </w:r>
        <w:r w:rsidRPr="10AF7014" w:rsidDel="00DD4890">
          <w:rPr>
            <w:rFonts w:ascii="Aptos" w:eastAsia="Aptos" w:hAnsi="Aptos" w:cs="Aptos"/>
            <w:color w:val="000000" w:themeColor="text1"/>
          </w:rPr>
          <w:delText>)</w:delText>
        </w:r>
        <w:r w:rsidR="322FF2E3" w:rsidRPr="10AF7014" w:rsidDel="00DD4890">
          <w:rPr>
            <w:rFonts w:ascii="Aptos" w:eastAsia="Aptos" w:hAnsi="Aptos" w:cs="Aptos"/>
            <w:color w:val="000000" w:themeColor="text1"/>
          </w:rPr>
          <w:delText>.</w:delText>
        </w:r>
      </w:del>
    </w:p>
    <w:p w14:paraId="0935AFC1" w14:textId="3AE8AD80" w:rsidR="00414918" w:rsidDel="00DD4890" w:rsidRDefault="6116D4B4" w:rsidP="00DD4890">
      <w:pPr>
        <w:pStyle w:val="Titre2"/>
        <w:rPr>
          <w:del w:id="406" w:author="Alice TIERTANT" w:date="2026-07-16T15:01:00Z"/>
          <w:rFonts w:ascii="Aptos" w:eastAsia="Aptos" w:hAnsi="Aptos" w:cs="Aptos"/>
          <w:color w:val="000000" w:themeColor="text1"/>
        </w:rPr>
        <w:pPrChange w:id="407" w:author="Alice TIERTANT" w:date="2026-07-16T15:01:00Z">
          <w:pPr>
            <w:pStyle w:val="Paragraphedeliste"/>
            <w:numPr>
              <w:numId w:val="3"/>
            </w:numPr>
            <w:ind w:hanging="360"/>
          </w:pPr>
        </w:pPrChange>
      </w:pPr>
      <w:del w:id="408" w:author="Alice TIERTANT" w:date="2026-07-16T15:01:00Z">
        <w:r w:rsidRPr="54C4E46F" w:rsidDel="00DD4890">
          <w:rPr>
            <w:rFonts w:ascii="Aptos" w:eastAsia="Aptos" w:hAnsi="Aptos" w:cs="Aptos"/>
            <w:color w:val="000000" w:themeColor="text1"/>
          </w:rPr>
          <w:delText>Mettre en valeur les différents modèles</w:delText>
        </w:r>
        <w:r w:rsidR="2DBEA6D0" w:rsidRPr="10AF7014" w:rsidDel="00DD4890">
          <w:rPr>
            <w:rFonts w:ascii="Aptos" w:eastAsia="Aptos" w:hAnsi="Aptos" w:cs="Aptos"/>
            <w:color w:val="000000" w:themeColor="text1"/>
          </w:rPr>
          <w:delText>.</w:delText>
        </w:r>
      </w:del>
    </w:p>
    <w:p w14:paraId="18EF321E" w14:textId="62FBD573" w:rsidR="00414918" w:rsidDel="00DD4890" w:rsidRDefault="6116D4B4" w:rsidP="00DD4890">
      <w:pPr>
        <w:pStyle w:val="Titre2"/>
        <w:rPr>
          <w:del w:id="409" w:author="Alice TIERTANT" w:date="2026-07-16T15:01:00Z"/>
          <w:rFonts w:ascii="Aptos" w:eastAsia="Aptos" w:hAnsi="Aptos" w:cs="Aptos"/>
          <w:color w:val="000000" w:themeColor="text1"/>
        </w:rPr>
        <w:pPrChange w:id="410" w:author="Alice TIERTANT" w:date="2026-07-16T15:01:00Z">
          <w:pPr>
            <w:pStyle w:val="Paragraphedeliste"/>
            <w:numPr>
              <w:numId w:val="3"/>
            </w:numPr>
            <w:ind w:hanging="360"/>
          </w:pPr>
        </w:pPrChange>
      </w:pPr>
      <w:del w:id="411" w:author="Alice TIERTANT" w:date="2026-07-16T15:01:00Z">
        <w:r w:rsidRPr="54C4E46F" w:rsidDel="00DD4890">
          <w:rPr>
            <w:rFonts w:ascii="Aptos" w:eastAsia="Aptos" w:hAnsi="Aptos" w:cs="Aptos"/>
            <w:color w:val="000000" w:themeColor="text1"/>
          </w:rPr>
          <w:delText>Mettre un point d’honneur sur la personnalisation du vélo (couleurs, design, avec ou sans moteur, différente catégorie de carrosserie</w:delText>
        </w:r>
        <w:r w:rsidRPr="10AF7014" w:rsidDel="00DD4890">
          <w:rPr>
            <w:rFonts w:ascii="Aptos" w:eastAsia="Aptos" w:hAnsi="Aptos" w:cs="Aptos"/>
            <w:color w:val="000000" w:themeColor="text1"/>
          </w:rPr>
          <w:delText>)</w:delText>
        </w:r>
        <w:r w:rsidR="17026F03" w:rsidRPr="10AF7014" w:rsidDel="00DD4890">
          <w:rPr>
            <w:rFonts w:ascii="Aptos" w:eastAsia="Aptos" w:hAnsi="Aptos" w:cs="Aptos"/>
            <w:color w:val="000000" w:themeColor="text1"/>
          </w:rPr>
          <w:delText>.</w:delText>
        </w:r>
      </w:del>
    </w:p>
    <w:p w14:paraId="5DF1D948" w14:textId="15DC0251" w:rsidR="00414918" w:rsidDel="00DD4890" w:rsidRDefault="6116D4B4" w:rsidP="00DD4890">
      <w:pPr>
        <w:pStyle w:val="Titre2"/>
        <w:rPr>
          <w:del w:id="412" w:author="Alice TIERTANT" w:date="2026-07-16T15:01:00Z"/>
          <w:rFonts w:ascii="Aptos" w:eastAsia="Aptos" w:hAnsi="Aptos" w:cs="Aptos"/>
          <w:color w:val="000000" w:themeColor="text1"/>
        </w:rPr>
        <w:pPrChange w:id="413" w:author="Alice TIERTANT" w:date="2026-07-16T15:01:00Z">
          <w:pPr>
            <w:pStyle w:val="Paragraphedeliste"/>
            <w:numPr>
              <w:numId w:val="3"/>
            </w:numPr>
            <w:ind w:hanging="360"/>
          </w:pPr>
        </w:pPrChange>
      </w:pPr>
      <w:del w:id="414" w:author="Alice TIERTANT" w:date="2026-07-16T15:01:00Z">
        <w:r w:rsidRPr="54C4E46F" w:rsidDel="00DD4890">
          <w:rPr>
            <w:rFonts w:ascii="Aptos" w:eastAsia="Aptos" w:hAnsi="Aptos" w:cs="Aptos"/>
            <w:color w:val="000000" w:themeColor="text1"/>
          </w:rPr>
          <w:delText>Mettre un système de vente en ligne</w:delText>
        </w:r>
        <w:r w:rsidR="54E364CB" w:rsidRPr="10AF7014" w:rsidDel="00DD4890">
          <w:rPr>
            <w:rFonts w:ascii="Aptos" w:eastAsia="Aptos" w:hAnsi="Aptos" w:cs="Aptos"/>
            <w:color w:val="000000" w:themeColor="text1"/>
          </w:rPr>
          <w:delText>.</w:delText>
        </w:r>
      </w:del>
    </w:p>
    <w:p w14:paraId="4C646CDD" w14:textId="370B8CC8" w:rsidR="00414918" w:rsidRPr="00A472F2" w:rsidDel="00DD4890" w:rsidRDefault="4854B014" w:rsidP="00DD4890">
      <w:pPr>
        <w:pStyle w:val="Titre2"/>
        <w:rPr>
          <w:del w:id="415" w:author="Alice TIERTANT" w:date="2026-07-16T15:01:00Z"/>
          <w:rFonts w:ascii="Aptos" w:eastAsia="Aptos" w:hAnsi="Aptos" w:cs="Aptos"/>
          <w:color w:val="000000" w:themeColor="text1"/>
        </w:rPr>
        <w:pPrChange w:id="416" w:author="Alice TIERTANT" w:date="2026-07-16T15:01:00Z">
          <w:pPr>
            <w:pStyle w:val="Paragraphedeliste"/>
            <w:numPr>
              <w:numId w:val="3"/>
            </w:numPr>
            <w:ind w:hanging="360"/>
          </w:pPr>
        </w:pPrChange>
      </w:pPr>
      <w:del w:id="417" w:author="Alice TIERTANT" w:date="2026-07-16T15:01:00Z">
        <w:r w:rsidRPr="10AF7014" w:rsidDel="00DD4890">
          <w:rPr>
            <w:rFonts w:ascii="Aptos" w:eastAsia="Aptos" w:hAnsi="Aptos" w:cs="Aptos"/>
            <w:color w:val="000000" w:themeColor="text1"/>
          </w:rPr>
          <w:delText>D’ici 2030 il faudrait que le e-commerce représente 1% des achats totaux.</w:delText>
        </w:r>
      </w:del>
    </w:p>
    <w:p w14:paraId="1738FC90" w14:textId="0B3E69E7" w:rsidR="00414918" w:rsidRDefault="6116D4B4" w:rsidP="00DD4890">
      <w:pPr>
        <w:pStyle w:val="Titre2"/>
        <w:rPr>
          <w:rFonts w:eastAsia="Aptos"/>
        </w:rPr>
      </w:pPr>
      <w:bookmarkStart w:id="418" w:name="_Toc235087848"/>
      <w:r w:rsidRPr="54C4E46F">
        <w:rPr>
          <w:rFonts w:eastAsia="Aptos"/>
        </w:rPr>
        <w:t>Public cible</w:t>
      </w:r>
      <w:bookmarkEnd w:id="418"/>
    </w:p>
    <w:p w14:paraId="0391817E" w14:textId="10383142" w:rsidR="00414918" w:rsidRDefault="6116D4B4" w:rsidP="00C7520A">
      <w:pPr>
        <w:pPrChange w:id="419" w:author="Alice TIERTANT" w:date="2026-07-16T16:29:00Z">
          <w:pPr>
            <w:jc w:val="both"/>
          </w:pPr>
        </w:pPrChange>
      </w:pPr>
      <w:r w:rsidRPr="54C4E46F">
        <w:t xml:space="preserve">Mobile </w:t>
      </w:r>
      <w:r w:rsidR="00B747C0">
        <w:t>B</w:t>
      </w:r>
      <w:r w:rsidRPr="54C4E46F">
        <w:t>ike vise un public plutôt aisé au vu du prix de vente des vélos mais aimerai aussi attirer tout un panel de curieux de tout âge désireux de se procurer une alternative écologique à la voiture. Néanmoins, cette alternative serait plus adaptée aux personnes vivant dans un milieu rural proche des grandes villes.</w:t>
      </w:r>
      <w:r w:rsidR="618BA8D7" w:rsidRPr="10AF7014">
        <w:t xml:space="preserve"> Le côté curiosité de l’appareil peut attirer des personnes désirant se démarquer des autres et montrer le</w:t>
      </w:r>
      <w:r w:rsidR="34FE4432" w:rsidRPr="10AF7014">
        <w:t>ur</w:t>
      </w:r>
      <w:r w:rsidR="618BA8D7" w:rsidRPr="10AF7014">
        <w:t xml:space="preserve"> originalité.</w:t>
      </w:r>
    </w:p>
    <w:p w14:paraId="0FE5DF61" w14:textId="03BEB789" w:rsidR="77318D4D" w:rsidDel="00DD4890" w:rsidRDefault="77318D4D" w:rsidP="10AF7014">
      <w:pPr>
        <w:rPr>
          <w:del w:id="420" w:author="Alice TIERTANT" w:date="2026-07-16T15:04:00Z"/>
          <w:rFonts w:ascii="Aptos" w:eastAsia="Aptos" w:hAnsi="Aptos" w:cs="Aptos"/>
          <w:color w:val="000000" w:themeColor="text1"/>
        </w:rPr>
      </w:pPr>
      <w:del w:id="421" w:author="Alice TIERTANT" w:date="2026-07-16T15:04:00Z">
        <w:r w:rsidRPr="10AF7014" w:rsidDel="00DD4890">
          <w:rPr>
            <w:rFonts w:ascii="Aptos" w:eastAsia="Aptos" w:hAnsi="Aptos" w:cs="Aptos"/>
            <w:color w:val="000000" w:themeColor="text1"/>
          </w:rPr>
          <w:delText xml:space="preserve">L’âge légal pour utiliser un vélo avec moteur est limité à 14 ans sinon il peut être </w:delText>
        </w:r>
        <w:r w:rsidR="5C342F1A" w:rsidRPr="10AF7014" w:rsidDel="00DD4890">
          <w:rPr>
            <w:rFonts w:ascii="Aptos" w:eastAsia="Aptos" w:hAnsi="Aptos" w:cs="Aptos"/>
            <w:color w:val="000000" w:themeColor="text1"/>
          </w:rPr>
          <w:delText>utilisé</w:delText>
        </w:r>
        <w:r w:rsidRPr="10AF7014" w:rsidDel="00DD4890">
          <w:rPr>
            <w:rFonts w:ascii="Aptos" w:eastAsia="Aptos" w:hAnsi="Aptos" w:cs="Aptos"/>
            <w:color w:val="000000" w:themeColor="text1"/>
          </w:rPr>
          <w:delText xml:space="preserve"> par tout le monde.</w:delText>
        </w:r>
      </w:del>
    </w:p>
    <w:p w14:paraId="01C67E38" w14:textId="1D8E4652" w:rsidR="00414918" w:rsidDel="00766650" w:rsidRDefault="6116D4B4" w:rsidP="00EE186F">
      <w:pPr>
        <w:pStyle w:val="Titre2"/>
        <w:rPr>
          <w:moveFrom w:id="422" w:author="Alice TIERTANT" w:date="2026-07-15T16:37:00Z"/>
          <w:rFonts w:eastAsia="Aptos"/>
        </w:rPr>
      </w:pPr>
      <w:moveFromRangeStart w:id="423" w:author="Alice TIERTANT" w:date="2026-07-15T16:37:00Z" w:name="move235025866"/>
      <w:moveFrom w:id="424" w:author="Alice TIERTANT" w:date="2026-07-15T16:37:00Z">
        <w:r w:rsidRPr="54C4E46F" w:rsidDel="00766650">
          <w:rPr>
            <w:rFonts w:eastAsia="Aptos"/>
          </w:rPr>
          <w:t>Présentation de l’équipe</w:t>
        </w:r>
        <w:bookmarkStart w:id="425" w:name="_Toc235087707"/>
        <w:bookmarkStart w:id="426" w:name="_Toc235087849"/>
        <w:bookmarkEnd w:id="425"/>
        <w:bookmarkEnd w:id="426"/>
      </w:moveFrom>
    </w:p>
    <w:p w14:paraId="446A8F77" w14:textId="36B14669" w:rsidR="00414918" w:rsidDel="00766650" w:rsidRDefault="6116D4B4" w:rsidP="54C4E46F">
      <w:pPr>
        <w:rPr>
          <w:moveFrom w:id="427" w:author="Alice TIERTANT" w:date="2026-07-15T16:37:00Z"/>
          <w:rFonts w:ascii="Aptos" w:eastAsia="Aptos" w:hAnsi="Aptos" w:cs="Aptos"/>
          <w:color w:val="000000" w:themeColor="text1"/>
        </w:rPr>
      </w:pPr>
      <w:moveFrom w:id="428" w:author="Alice TIERTANT" w:date="2026-07-15T16:37:00Z">
        <w:r w:rsidRPr="54C4E46F" w:rsidDel="00766650">
          <w:rPr>
            <w:rFonts w:ascii="Aptos" w:eastAsia="Aptos" w:hAnsi="Aptos" w:cs="Aptos"/>
            <w:color w:val="000000" w:themeColor="text1"/>
          </w:rPr>
          <w:t>L’équipe est composée de 8 personnes passionnées et compétentes dans leurs différents domaines :</w:t>
        </w:r>
        <w:bookmarkStart w:id="429" w:name="_Toc235087708"/>
        <w:bookmarkStart w:id="430" w:name="_Toc235087850"/>
        <w:bookmarkEnd w:id="429"/>
        <w:bookmarkEnd w:id="430"/>
      </w:moveFrom>
    </w:p>
    <w:p w14:paraId="113D31F7" w14:textId="678B684B" w:rsidR="00414918" w:rsidDel="00766650" w:rsidRDefault="6116D4B4" w:rsidP="5514D82B">
      <w:pPr>
        <w:rPr>
          <w:moveFrom w:id="431" w:author="Alice TIERTANT" w:date="2026-07-15T16:37:00Z"/>
          <w:rFonts w:ascii="Aptos" w:eastAsia="Aptos" w:hAnsi="Aptos" w:cs="Aptos"/>
          <w:color w:val="000000" w:themeColor="text1"/>
        </w:rPr>
      </w:pPr>
      <w:moveFrom w:id="432" w:author="Alice TIERTANT" w:date="2026-07-15T16:37:00Z">
        <w:r w:rsidRPr="5514D82B" w:rsidDel="00766650">
          <w:rPr>
            <w:rFonts w:ascii="Aptos" w:eastAsia="Aptos" w:hAnsi="Aptos" w:cs="Aptos"/>
            <w:color w:val="000000" w:themeColor="text1"/>
          </w:rPr>
          <w:t xml:space="preserve">Le PDG et fondateur de </w:t>
        </w:r>
        <w:r w:rsidR="002764D6" w:rsidDel="00766650">
          <w:rPr>
            <w:rFonts w:ascii="Aptos" w:eastAsia="Aptos" w:hAnsi="Aptos" w:cs="Aptos"/>
            <w:color w:val="000000" w:themeColor="text1"/>
          </w:rPr>
          <w:t>M</w:t>
        </w:r>
        <w:r w:rsidRPr="5514D82B" w:rsidDel="00766650">
          <w:rPr>
            <w:rFonts w:ascii="Aptos" w:eastAsia="Aptos" w:hAnsi="Aptos" w:cs="Aptos"/>
            <w:color w:val="000000" w:themeColor="text1"/>
          </w:rPr>
          <w:t xml:space="preserve">obile </w:t>
        </w:r>
        <w:r w:rsidR="002764D6" w:rsidDel="00766650">
          <w:rPr>
            <w:rFonts w:ascii="Aptos" w:eastAsia="Aptos" w:hAnsi="Aptos" w:cs="Aptos"/>
            <w:color w:val="000000" w:themeColor="text1"/>
          </w:rPr>
          <w:t>B</w:t>
        </w:r>
        <w:r w:rsidR="03F11C93" w:rsidRPr="5514D82B" w:rsidDel="00766650">
          <w:rPr>
            <w:rFonts w:ascii="Aptos" w:eastAsia="Aptos" w:hAnsi="Aptos" w:cs="Aptos"/>
            <w:color w:val="000000" w:themeColor="text1"/>
          </w:rPr>
          <w:t>ike est Valentin MORRIN</w:t>
        </w:r>
        <w:r w:rsidR="2417B6F4" w:rsidRPr="10AF7014" w:rsidDel="00766650">
          <w:rPr>
            <w:rFonts w:ascii="Aptos" w:eastAsia="Aptos" w:hAnsi="Aptos" w:cs="Aptos"/>
            <w:color w:val="000000" w:themeColor="text1"/>
          </w:rPr>
          <w:t>.</w:t>
        </w:r>
        <w:r w:rsidR="03F11C93" w:rsidRPr="5514D82B" w:rsidDel="00766650">
          <w:rPr>
            <w:rFonts w:ascii="Aptos" w:eastAsia="Aptos" w:hAnsi="Aptos" w:cs="Aptos"/>
            <w:color w:val="000000" w:themeColor="text1"/>
          </w:rPr>
          <w:t xml:space="preserve"> </w:t>
        </w:r>
        <w:bookmarkStart w:id="433" w:name="_Toc235087709"/>
        <w:bookmarkStart w:id="434" w:name="_Toc235087851"/>
        <w:bookmarkEnd w:id="433"/>
        <w:bookmarkEnd w:id="434"/>
      </w:moveFrom>
    </w:p>
    <w:p w14:paraId="3EADD6FA" w14:textId="335C1408" w:rsidR="03F11C93" w:rsidDel="00766650" w:rsidRDefault="03F11C93" w:rsidP="5514D82B">
      <w:pPr>
        <w:rPr>
          <w:moveFrom w:id="435" w:author="Alice TIERTANT" w:date="2026-07-15T16:37:00Z"/>
          <w:rFonts w:ascii="Aptos" w:eastAsia="Aptos" w:hAnsi="Aptos" w:cs="Aptos"/>
          <w:color w:val="000000" w:themeColor="text1"/>
        </w:rPr>
      </w:pPr>
      <w:moveFrom w:id="436" w:author="Alice TIERTANT" w:date="2026-07-15T16:37:00Z">
        <w:r w:rsidRPr="5514D82B" w:rsidDel="00766650">
          <w:rPr>
            <w:rFonts w:ascii="Aptos" w:eastAsia="Aptos" w:hAnsi="Aptos" w:cs="Aptos"/>
            <w:color w:val="000000" w:themeColor="text1"/>
          </w:rPr>
          <w:t xml:space="preserve">Le responsable </w:t>
        </w:r>
        <w:r w:rsidR="002764D6" w:rsidDel="00766650">
          <w:rPr>
            <w:rFonts w:ascii="Aptos" w:eastAsia="Aptos" w:hAnsi="Aptos" w:cs="Aptos"/>
            <w:color w:val="000000" w:themeColor="text1"/>
          </w:rPr>
          <w:t>R</w:t>
        </w:r>
        <w:r w:rsidRPr="5514D82B" w:rsidDel="00766650">
          <w:rPr>
            <w:rFonts w:ascii="Aptos" w:eastAsia="Aptos" w:hAnsi="Aptos" w:cs="Aptos"/>
            <w:color w:val="000000" w:themeColor="text1"/>
          </w:rPr>
          <w:t xml:space="preserve">echerche et </w:t>
        </w:r>
        <w:r w:rsidR="002764D6" w:rsidDel="00766650">
          <w:rPr>
            <w:rFonts w:ascii="Aptos" w:eastAsia="Aptos" w:hAnsi="Aptos" w:cs="Aptos"/>
            <w:color w:val="000000" w:themeColor="text1"/>
          </w:rPr>
          <w:t>D</w:t>
        </w:r>
        <w:r w:rsidRPr="5514D82B" w:rsidDel="00766650">
          <w:rPr>
            <w:rFonts w:ascii="Aptos" w:eastAsia="Aptos" w:hAnsi="Aptos" w:cs="Aptos"/>
            <w:color w:val="000000" w:themeColor="text1"/>
          </w:rPr>
          <w:t>éveloppement</w:t>
        </w:r>
        <w:r w:rsidRPr="6B6FE7A6" w:rsidDel="00766650">
          <w:rPr>
            <w:rFonts w:ascii="Aptos" w:eastAsia="Aptos" w:hAnsi="Aptos" w:cs="Aptos"/>
            <w:color w:val="000000" w:themeColor="text1"/>
          </w:rPr>
          <w:t xml:space="preserve"> est un ancien ingénieur de chez </w:t>
        </w:r>
        <w:r w:rsidR="62B08206" w:rsidRPr="6B6FE7A6" w:rsidDel="00766650">
          <w:rPr>
            <w:rFonts w:ascii="Aptos" w:eastAsia="Aptos" w:hAnsi="Aptos" w:cs="Aptos"/>
            <w:color w:val="000000" w:themeColor="text1"/>
          </w:rPr>
          <w:t>Ferrari</w:t>
        </w:r>
        <w:r w:rsidR="2F454CCB" w:rsidRPr="305108B4" w:rsidDel="00766650">
          <w:rPr>
            <w:rFonts w:ascii="Aptos" w:eastAsia="Aptos" w:hAnsi="Aptos" w:cs="Aptos"/>
            <w:color w:val="000000" w:themeColor="text1"/>
          </w:rPr>
          <w:t>, il est le plus qualifié</w:t>
        </w:r>
        <w:r w:rsidRPr="6B6FE7A6" w:rsidDel="00766650">
          <w:rPr>
            <w:rFonts w:ascii="Aptos" w:eastAsia="Aptos" w:hAnsi="Aptos" w:cs="Aptos"/>
            <w:color w:val="000000" w:themeColor="text1"/>
          </w:rPr>
          <w:t xml:space="preserve"> </w:t>
        </w:r>
        <w:r w:rsidR="2F454CCB" w:rsidRPr="3B19C94A" w:rsidDel="00766650">
          <w:rPr>
            <w:rFonts w:ascii="Aptos" w:eastAsia="Aptos" w:hAnsi="Aptos" w:cs="Aptos"/>
            <w:color w:val="000000" w:themeColor="text1"/>
          </w:rPr>
          <w:t>en termes de design et d’aérodynamisme.</w:t>
        </w:r>
        <w:bookmarkStart w:id="437" w:name="_Toc235087710"/>
        <w:bookmarkStart w:id="438" w:name="_Toc235087852"/>
        <w:bookmarkEnd w:id="437"/>
        <w:bookmarkEnd w:id="438"/>
      </w:moveFrom>
    </w:p>
    <w:p w14:paraId="0A715F06" w14:textId="3BE2862D" w:rsidR="6B159D01" w:rsidDel="00766650" w:rsidRDefault="6B159D01" w:rsidP="1C749850">
      <w:pPr>
        <w:rPr>
          <w:moveFrom w:id="439" w:author="Alice TIERTANT" w:date="2026-07-15T16:37:00Z"/>
          <w:rFonts w:ascii="Aptos" w:eastAsia="Aptos" w:hAnsi="Aptos" w:cs="Aptos"/>
          <w:color w:val="000000" w:themeColor="text1"/>
        </w:rPr>
      </w:pPr>
      <w:moveFrom w:id="440" w:author="Alice TIERTANT" w:date="2026-07-15T16:37:00Z">
        <w:r w:rsidRPr="1C749850" w:rsidDel="00766650">
          <w:rPr>
            <w:rFonts w:ascii="Aptos" w:eastAsia="Aptos" w:hAnsi="Aptos" w:cs="Aptos"/>
            <w:color w:val="000000" w:themeColor="text1"/>
          </w:rPr>
          <w:t>L’atelier se compose :</w:t>
        </w:r>
        <w:bookmarkStart w:id="441" w:name="_Toc235087711"/>
        <w:bookmarkStart w:id="442" w:name="_Toc235087853"/>
        <w:bookmarkEnd w:id="441"/>
        <w:bookmarkEnd w:id="442"/>
      </w:moveFrom>
    </w:p>
    <w:p w14:paraId="605CE46C" w14:textId="323A4A81" w:rsidR="2F454CCB" w:rsidRPr="002764D6" w:rsidDel="00766650" w:rsidRDefault="6B159D01" w:rsidP="00E94D56">
      <w:pPr>
        <w:pStyle w:val="Paragraphedeliste"/>
        <w:numPr>
          <w:ilvl w:val="0"/>
          <w:numId w:val="45"/>
        </w:numPr>
        <w:rPr>
          <w:moveFrom w:id="443" w:author="Alice TIERTANT" w:date="2026-07-15T16:37:00Z"/>
          <w:rFonts w:ascii="Aptos" w:eastAsia="Aptos" w:hAnsi="Aptos" w:cs="Aptos"/>
          <w:color w:val="000000" w:themeColor="text1"/>
        </w:rPr>
      </w:pPr>
      <w:moveFrom w:id="444" w:author="Alice TIERTANT" w:date="2026-07-15T16:37:00Z">
        <w:r w:rsidRPr="002764D6" w:rsidDel="00766650">
          <w:rPr>
            <w:rFonts w:ascii="Aptos" w:eastAsia="Aptos" w:hAnsi="Aptos" w:cs="Aptos"/>
            <w:color w:val="000000" w:themeColor="text1"/>
          </w:rPr>
          <w:t>Du</w:t>
        </w:r>
        <w:r w:rsidR="2F454CCB" w:rsidRPr="002764D6" w:rsidDel="00766650">
          <w:rPr>
            <w:rFonts w:ascii="Aptos" w:eastAsia="Aptos" w:hAnsi="Aptos" w:cs="Aptos"/>
            <w:color w:val="000000" w:themeColor="text1"/>
          </w:rPr>
          <w:t xml:space="preserve"> responsable atelier est un ancien ingénieur de chez Peugeot, il connait </w:t>
        </w:r>
        <w:r w:rsidR="349183C9" w:rsidRPr="002764D6" w:rsidDel="00766650">
          <w:rPr>
            <w:rFonts w:ascii="Aptos" w:eastAsia="Aptos" w:hAnsi="Aptos" w:cs="Aptos"/>
            <w:color w:val="000000" w:themeColor="text1"/>
          </w:rPr>
          <w:t>tous</w:t>
        </w:r>
        <w:r w:rsidR="2F454CCB" w:rsidRPr="002764D6" w:rsidDel="00766650">
          <w:rPr>
            <w:rFonts w:ascii="Aptos" w:eastAsia="Aptos" w:hAnsi="Aptos" w:cs="Aptos"/>
            <w:color w:val="000000" w:themeColor="text1"/>
          </w:rPr>
          <w:t xml:space="preserve"> les tenant et les abou</w:t>
        </w:r>
        <w:r w:rsidR="7C51B1AD" w:rsidRPr="002764D6" w:rsidDel="00766650">
          <w:rPr>
            <w:rFonts w:ascii="Aptos" w:eastAsia="Aptos" w:hAnsi="Aptos" w:cs="Aptos"/>
            <w:color w:val="000000" w:themeColor="text1"/>
          </w:rPr>
          <w:t>tissant sur la construction automobile et sera en parfa</w:t>
        </w:r>
        <w:r w:rsidR="3B47D218" w:rsidRPr="002764D6" w:rsidDel="00766650">
          <w:rPr>
            <w:rFonts w:ascii="Aptos" w:eastAsia="Aptos" w:hAnsi="Aptos" w:cs="Aptos"/>
            <w:color w:val="000000" w:themeColor="text1"/>
          </w:rPr>
          <w:t>ite adéquation avec le responsable R&amp;D.</w:t>
        </w:r>
        <w:bookmarkStart w:id="445" w:name="_Toc235087712"/>
        <w:bookmarkStart w:id="446" w:name="_Toc235087854"/>
        <w:bookmarkEnd w:id="445"/>
        <w:bookmarkEnd w:id="446"/>
      </w:moveFrom>
    </w:p>
    <w:p w14:paraId="74277130" w14:textId="5DB59212" w:rsidR="6DE936D1" w:rsidRPr="002764D6" w:rsidDel="00766650" w:rsidRDefault="6DE936D1" w:rsidP="00E94D56">
      <w:pPr>
        <w:pStyle w:val="Paragraphedeliste"/>
        <w:numPr>
          <w:ilvl w:val="0"/>
          <w:numId w:val="45"/>
        </w:numPr>
        <w:rPr>
          <w:moveFrom w:id="447" w:author="Alice TIERTANT" w:date="2026-07-15T16:37:00Z"/>
          <w:rFonts w:ascii="Aptos" w:eastAsia="Aptos" w:hAnsi="Aptos" w:cs="Aptos"/>
          <w:color w:val="000000" w:themeColor="text1"/>
        </w:rPr>
      </w:pPr>
      <w:moveFrom w:id="448" w:author="Alice TIERTANT" w:date="2026-07-15T16:37:00Z">
        <w:r w:rsidRPr="002764D6" w:rsidDel="00766650">
          <w:rPr>
            <w:rFonts w:ascii="Aptos" w:eastAsia="Aptos" w:hAnsi="Aptos" w:cs="Aptos"/>
            <w:color w:val="000000" w:themeColor="text1"/>
          </w:rPr>
          <w:t>De 4 mécaniciens assembleur chevronnées</w:t>
        </w:r>
        <w:r w:rsidR="45EA5B66" w:rsidRPr="002764D6" w:rsidDel="00766650">
          <w:rPr>
            <w:rFonts w:ascii="Aptos" w:eastAsia="Aptos" w:hAnsi="Aptos" w:cs="Aptos"/>
            <w:color w:val="000000" w:themeColor="text1"/>
          </w:rPr>
          <w:t xml:space="preserve"> composé de</w:t>
        </w:r>
        <w:r w:rsidR="01DB2F42" w:rsidRPr="002764D6" w:rsidDel="00766650">
          <w:rPr>
            <w:rFonts w:ascii="Aptos" w:eastAsia="Aptos" w:hAnsi="Aptos" w:cs="Aptos"/>
            <w:color w:val="000000" w:themeColor="text1"/>
          </w:rPr>
          <w:t xml:space="preserve"> 3 hommes et 1 femme</w:t>
        </w:r>
        <w:r w:rsidR="3E2E98CA" w:rsidRPr="002764D6" w:rsidDel="00766650">
          <w:rPr>
            <w:rFonts w:ascii="Aptos" w:eastAsia="Aptos" w:hAnsi="Aptos" w:cs="Aptos"/>
            <w:color w:val="000000" w:themeColor="text1"/>
          </w:rPr>
          <w:t>.</w:t>
        </w:r>
        <w:bookmarkStart w:id="449" w:name="_Toc235087713"/>
        <w:bookmarkStart w:id="450" w:name="_Toc235087855"/>
        <w:bookmarkEnd w:id="449"/>
        <w:bookmarkEnd w:id="450"/>
      </w:moveFrom>
    </w:p>
    <w:p w14:paraId="7A56F08E" w14:textId="06E34540" w:rsidR="0FD0DA9D" w:rsidRPr="002764D6" w:rsidDel="00766650" w:rsidRDefault="01DB2F42" w:rsidP="00E94D56">
      <w:pPr>
        <w:pStyle w:val="Paragraphedeliste"/>
        <w:numPr>
          <w:ilvl w:val="0"/>
          <w:numId w:val="45"/>
        </w:numPr>
        <w:rPr>
          <w:moveFrom w:id="451" w:author="Alice TIERTANT" w:date="2026-07-15T16:37:00Z"/>
          <w:rFonts w:ascii="Aptos" w:eastAsia="Aptos" w:hAnsi="Aptos" w:cs="Aptos"/>
          <w:color w:val="000000" w:themeColor="text1"/>
        </w:rPr>
      </w:pPr>
      <w:moveFrom w:id="452" w:author="Alice TIERTANT" w:date="2026-07-15T16:37:00Z">
        <w:r w:rsidRPr="002764D6" w:rsidDel="00766650">
          <w:rPr>
            <w:rFonts w:ascii="Aptos" w:eastAsia="Aptos" w:hAnsi="Aptos" w:cs="Aptos"/>
            <w:color w:val="000000" w:themeColor="text1"/>
          </w:rPr>
          <w:t>Une chargé</w:t>
        </w:r>
        <w:r w:rsidR="002764D6" w:rsidDel="00766650">
          <w:rPr>
            <w:rFonts w:ascii="Aptos" w:eastAsia="Aptos" w:hAnsi="Aptos" w:cs="Aptos"/>
            <w:color w:val="000000" w:themeColor="text1"/>
          </w:rPr>
          <w:t>e</w:t>
        </w:r>
        <w:r w:rsidRPr="002764D6" w:rsidDel="00766650">
          <w:rPr>
            <w:rFonts w:ascii="Aptos" w:eastAsia="Aptos" w:hAnsi="Aptos" w:cs="Aptos"/>
            <w:color w:val="000000" w:themeColor="text1"/>
          </w:rPr>
          <w:t xml:space="preserve"> de communication et de marketing</w:t>
        </w:r>
        <w:r w:rsidR="09C53DF7" w:rsidRPr="002764D6" w:rsidDel="00766650">
          <w:rPr>
            <w:rFonts w:ascii="Aptos" w:eastAsia="Aptos" w:hAnsi="Aptos" w:cs="Aptos"/>
            <w:color w:val="000000" w:themeColor="text1"/>
          </w:rPr>
          <w:t xml:space="preserve"> en la personne de Gaëlle MANBERT.</w:t>
        </w:r>
        <w:bookmarkStart w:id="453" w:name="_Toc235087714"/>
        <w:bookmarkStart w:id="454" w:name="_Toc235087856"/>
        <w:bookmarkEnd w:id="453"/>
        <w:bookmarkEnd w:id="454"/>
      </w:moveFrom>
    </w:p>
    <w:p w14:paraId="64E0CB8B" w14:textId="54002679" w:rsidR="5AD63369" w:rsidDel="00766650" w:rsidRDefault="002764D6" w:rsidP="536489E7">
      <w:pPr>
        <w:rPr>
          <w:moveFrom w:id="455" w:author="Alice TIERTANT" w:date="2026-07-15T16:37:00Z"/>
          <w:rFonts w:ascii="Aptos" w:eastAsia="Aptos" w:hAnsi="Aptos" w:cs="Aptos"/>
          <w:color w:val="000000" w:themeColor="text1"/>
        </w:rPr>
      </w:pPr>
      <w:moveFrom w:id="456" w:author="Alice TIERTANT" w:date="2026-07-15T16:37:00Z">
        <w:r w:rsidDel="00766650">
          <w:rPr>
            <w:rFonts w:ascii="Aptos" w:eastAsia="Aptos" w:hAnsi="Aptos" w:cs="Aptos"/>
            <w:color w:val="000000" w:themeColor="text1"/>
          </w:rPr>
          <w:t>De plus,</w:t>
        </w:r>
        <w:r w:rsidR="01DB2F42" w:rsidRPr="30F84970" w:rsidDel="00766650">
          <w:rPr>
            <w:rFonts w:ascii="Aptos" w:eastAsia="Aptos" w:hAnsi="Aptos" w:cs="Aptos"/>
            <w:color w:val="000000" w:themeColor="text1"/>
          </w:rPr>
          <w:t xml:space="preserve"> l’entreprise peut faire appel à des designer externe pour la personnalisation des vélo</w:t>
        </w:r>
        <w:r w:rsidDel="00766650">
          <w:rPr>
            <w:rFonts w:ascii="Aptos" w:eastAsia="Aptos" w:hAnsi="Aptos" w:cs="Aptos"/>
            <w:color w:val="000000" w:themeColor="text1"/>
          </w:rPr>
          <w:t>mobiles.</w:t>
        </w:r>
        <w:bookmarkStart w:id="457" w:name="_Toc235087715"/>
        <w:bookmarkStart w:id="458" w:name="_Toc235087857"/>
        <w:bookmarkEnd w:id="457"/>
        <w:bookmarkEnd w:id="458"/>
      </w:moveFrom>
    </w:p>
    <w:p w14:paraId="701FFDB2" w14:textId="00A9B4F1" w:rsidR="00414918" w:rsidRDefault="6116D4B4" w:rsidP="00155B1C">
      <w:pPr>
        <w:pStyle w:val="Titre2"/>
        <w:rPr>
          <w:rFonts w:eastAsia="Aptos"/>
        </w:rPr>
      </w:pPr>
      <w:bookmarkStart w:id="459" w:name="_Toc235087858"/>
      <w:moveFromRangeEnd w:id="423"/>
      <w:r w:rsidRPr="54C4E46F">
        <w:rPr>
          <w:rFonts w:eastAsia="Aptos"/>
        </w:rPr>
        <w:t>Budget</w:t>
      </w:r>
      <w:bookmarkEnd w:id="459"/>
    </w:p>
    <w:p w14:paraId="3FF64926" w14:textId="5E6CEBC6" w:rsidR="02D16B1E" w:rsidRDefault="02D16B1E" w:rsidP="00C7520A">
      <w:pPr>
        <w:pPrChange w:id="460" w:author="Alice TIERTANT" w:date="2026-07-16T16:29:00Z">
          <w:pPr>
            <w:jc w:val="both"/>
          </w:pPr>
        </w:pPrChange>
      </w:pPr>
      <w:r w:rsidRPr="30F84970">
        <w:t>Le budget alloué est 10</w:t>
      </w:r>
      <w:r w:rsidR="002764D6">
        <w:t xml:space="preserve"> </w:t>
      </w:r>
      <w:r w:rsidRPr="30F84970">
        <w:t xml:space="preserve">000€ pour une </w:t>
      </w:r>
      <w:r w:rsidR="1FE09CF8" w:rsidRPr="30F84970">
        <w:t xml:space="preserve">première </w:t>
      </w:r>
      <w:r w:rsidRPr="30F84970">
        <w:t>mise en route au bout de 10 mois (janvier 2026)</w:t>
      </w:r>
      <w:r w:rsidR="284B299D" w:rsidRPr="30F84970">
        <w:t xml:space="preserve"> (le lancement du site vitrine).</w:t>
      </w:r>
    </w:p>
    <w:p w14:paraId="3801AF1D" w14:textId="37275591" w:rsidR="284B299D" w:rsidRDefault="284B299D" w:rsidP="00C7520A">
      <w:pPr>
        <w:pPrChange w:id="461" w:author="Alice TIERTANT" w:date="2026-07-16T16:29:00Z">
          <w:pPr>
            <w:jc w:val="both"/>
          </w:pPr>
        </w:pPrChange>
      </w:pPr>
      <w:r w:rsidRPr="30F84970">
        <w:lastRenderedPageBreak/>
        <w:t xml:space="preserve">Un deuxième budget </w:t>
      </w:r>
      <w:r w:rsidR="51633546" w:rsidRPr="30F84970">
        <w:t xml:space="preserve">alloué </w:t>
      </w:r>
      <w:r w:rsidRPr="30F84970">
        <w:t>sera de 10</w:t>
      </w:r>
      <w:r w:rsidR="002764D6">
        <w:t xml:space="preserve"> </w:t>
      </w:r>
      <w:r w:rsidRPr="30F84970">
        <w:t xml:space="preserve">000€ pour la mise en place du système de vente en ligne </w:t>
      </w:r>
      <w:r w:rsidR="0B8E2009" w:rsidRPr="30F84970">
        <w:t>et devra être mis en route au bout de 9 mois supplémentaire (septembre 2026)</w:t>
      </w:r>
      <w:r w:rsidR="11E2940B" w:rsidRPr="30F84970">
        <w:t>.</w:t>
      </w:r>
    </w:p>
    <w:p w14:paraId="302B92F2" w14:textId="7B0A6D45" w:rsidR="11E2940B" w:rsidRDefault="11E2940B" w:rsidP="00C7520A">
      <w:pPr>
        <w:pPrChange w:id="462" w:author="Alice TIERTANT" w:date="2026-07-16T16:29:00Z">
          <w:pPr>
            <w:jc w:val="both"/>
          </w:pPr>
        </w:pPrChange>
      </w:pPr>
      <w:r w:rsidRPr="30F84970">
        <w:t>Le budget total sera donc de 20</w:t>
      </w:r>
      <w:r w:rsidR="002764D6">
        <w:t xml:space="preserve"> </w:t>
      </w:r>
      <w:r w:rsidRPr="30F84970">
        <w:t>000€.</w:t>
      </w:r>
    </w:p>
    <w:p w14:paraId="1C46178B" w14:textId="67C24FEE" w:rsidR="00414918" w:rsidRDefault="6116D4B4" w:rsidP="00155B1C">
      <w:pPr>
        <w:pStyle w:val="Titre2"/>
        <w:rPr>
          <w:rFonts w:eastAsia="Aptos"/>
        </w:rPr>
      </w:pPr>
      <w:bookmarkStart w:id="463" w:name="_Toc235087859"/>
      <w:r w:rsidRPr="54C4E46F">
        <w:rPr>
          <w:rFonts w:eastAsia="Aptos"/>
        </w:rPr>
        <w:t>Organisation</w:t>
      </w:r>
      <w:bookmarkEnd w:id="463"/>
    </w:p>
    <w:p w14:paraId="1B81FE56" w14:textId="201D5D62" w:rsidR="4F4CABF0" w:rsidRDefault="4F4CABF0" w:rsidP="00C7520A">
      <w:pPr>
        <w:pPrChange w:id="464" w:author="Alice TIERTANT" w:date="2026-07-16T16:30:00Z">
          <w:pPr>
            <w:jc w:val="both"/>
          </w:pPr>
        </w:pPrChange>
      </w:pPr>
      <w:r w:rsidRPr="30F84970">
        <w:t xml:space="preserve">L’équipe utilisera la méthode </w:t>
      </w:r>
      <w:r w:rsidR="00B43F04">
        <w:t>Scrum</w:t>
      </w:r>
      <w:r w:rsidRPr="30F84970">
        <w:t xml:space="preserve"> pour toute la durée du projet, cela permettra d’avoir un feedback constant</w:t>
      </w:r>
      <w:r w:rsidR="5DFA5B80" w:rsidRPr="30F84970">
        <w:t xml:space="preserve"> tout le long du projet.</w:t>
      </w:r>
    </w:p>
    <w:p w14:paraId="64546010" w14:textId="09D23D5C" w:rsidR="191424D8" w:rsidRDefault="237909D3" w:rsidP="00C7520A">
      <w:pPr>
        <w:pPrChange w:id="465" w:author="Alice TIERTANT" w:date="2026-07-16T16:30:00Z">
          <w:pPr>
            <w:jc w:val="both"/>
          </w:pPr>
        </w:pPrChange>
      </w:pPr>
      <w:r w:rsidRPr="2FB7E937">
        <w:t xml:space="preserve">Le travail de développement sera découpé en sprint </w:t>
      </w:r>
      <w:r w:rsidRPr="77E25B36">
        <w:t xml:space="preserve">d’une durée entre 1 et </w:t>
      </w:r>
      <w:r w:rsidR="00B94894" w:rsidRPr="77E25B36">
        <w:t xml:space="preserve">4 </w:t>
      </w:r>
      <w:r w:rsidR="00B94894" w:rsidRPr="2F6F1408">
        <w:t>semaines. Un stand-u</w:t>
      </w:r>
      <w:r w:rsidR="5EA8C51F" w:rsidRPr="2F6F1408">
        <w:t xml:space="preserve">p </w:t>
      </w:r>
      <w:bookmarkStart w:id="466" w:name="_Int_SE8jURgh"/>
      <w:r w:rsidR="5EA8C51F" w:rsidRPr="2F6F1408">
        <w:t>meeting</w:t>
      </w:r>
      <w:bookmarkEnd w:id="466"/>
      <w:r w:rsidR="5EA8C51F" w:rsidRPr="2F6F1408">
        <w:t xml:space="preserve"> se tiendra chaque matin </w:t>
      </w:r>
      <w:r w:rsidR="24141F37" w:rsidRPr="37299339">
        <w:t>pour s’assurer de la bonne direction prise par les développeurs.</w:t>
      </w:r>
    </w:p>
    <w:p w14:paraId="014E6DC7" w14:textId="61815029" w:rsidR="416A7C7E" w:rsidRDefault="00E342E4" w:rsidP="00C7520A">
      <w:pPr>
        <w:pPrChange w:id="467" w:author="Alice TIERTANT" w:date="2026-07-16T16:30:00Z">
          <w:pPr>
            <w:jc w:val="both"/>
          </w:pPr>
        </w:pPrChange>
      </w:pPr>
      <w:r>
        <w:t>Dans</w:t>
      </w:r>
      <w:r w:rsidR="416A7C7E" w:rsidRPr="10AF7014">
        <w:t xml:space="preserve"> le but d’améliorer la communication interne et externe </w:t>
      </w:r>
      <w:r w:rsidR="20660BE1" w:rsidRPr="10AF7014">
        <w:t>entre les</w:t>
      </w:r>
      <w:r w:rsidR="416A7C7E" w:rsidRPr="10AF7014">
        <w:t xml:space="preserve"> développeurs</w:t>
      </w:r>
      <w:r w:rsidR="1F50D6DA" w:rsidRPr="10AF7014">
        <w:t xml:space="preserve"> et les clients</w:t>
      </w:r>
      <w:r w:rsidR="00054AD4">
        <w:t xml:space="preserve">, des mises-à-jours et questions seront envoyées par email </w:t>
      </w:r>
      <w:r w:rsidR="00E94D56">
        <w:t>de façon systématique</w:t>
      </w:r>
      <w:r w:rsidR="416A7C7E" w:rsidRPr="10AF7014">
        <w:t>.</w:t>
      </w:r>
      <w:r w:rsidR="787F3419" w:rsidRPr="10AF7014">
        <w:t xml:space="preserve"> </w:t>
      </w:r>
    </w:p>
    <w:p w14:paraId="5ABF0C64" w14:textId="64648C8E" w:rsidR="560FBFBD" w:rsidRDefault="560FBFBD" w:rsidP="00C7520A">
      <w:pPr>
        <w:pPrChange w:id="468" w:author="Alice TIERTANT" w:date="2026-07-16T16:30:00Z">
          <w:pPr>
            <w:jc w:val="both"/>
          </w:pPr>
        </w:pPrChange>
      </w:pPr>
      <w:r w:rsidRPr="10AF7014">
        <w:t>Le versioning du code sera sur GitHub. Il existera</w:t>
      </w:r>
      <w:r w:rsidR="79E2FD7E" w:rsidRPr="10AF7014">
        <w:t xml:space="preserve"> trois types de branches :</w:t>
      </w:r>
    </w:p>
    <w:p w14:paraId="1F09E542" w14:textId="26DBA84D" w:rsidR="79E2FD7E" w:rsidRDefault="79E2FD7E" w:rsidP="00C7520A">
      <w:pPr>
        <w:pStyle w:val="Paragraphedeliste"/>
        <w:numPr>
          <w:ilvl w:val="0"/>
          <w:numId w:val="57"/>
        </w:numPr>
        <w:pPrChange w:id="469" w:author="Alice TIERTANT" w:date="2026-07-16T16:30:00Z">
          <w:pPr>
            <w:pStyle w:val="Paragraphedeliste"/>
            <w:numPr>
              <w:numId w:val="18"/>
            </w:numPr>
            <w:ind w:hanging="360"/>
          </w:pPr>
        </w:pPrChange>
      </w:pPr>
      <w:r w:rsidRPr="10AF7014">
        <w:t xml:space="preserve">Une branche </w:t>
      </w:r>
      <w:r w:rsidRPr="00C7520A">
        <w:rPr>
          <w:b/>
          <w:bCs/>
        </w:rPr>
        <w:t>main</w:t>
      </w:r>
      <w:r w:rsidRPr="10AF7014">
        <w:t xml:space="preserve"> sur laquelle se feront les merge validés par l’entièreté de l’équipe de développement.</w:t>
      </w:r>
    </w:p>
    <w:p w14:paraId="4D677BCD" w14:textId="0D9E65D3" w:rsidR="79E2FD7E" w:rsidRDefault="79E2FD7E" w:rsidP="00C7520A">
      <w:pPr>
        <w:pStyle w:val="Paragraphedeliste"/>
        <w:numPr>
          <w:ilvl w:val="0"/>
          <w:numId w:val="57"/>
        </w:numPr>
        <w:pPrChange w:id="470" w:author="Alice TIERTANT" w:date="2026-07-16T16:30:00Z">
          <w:pPr>
            <w:pStyle w:val="Paragraphedeliste"/>
            <w:numPr>
              <w:numId w:val="18"/>
            </w:numPr>
            <w:ind w:hanging="360"/>
          </w:pPr>
        </w:pPrChange>
      </w:pPr>
      <w:r w:rsidRPr="10AF7014">
        <w:t xml:space="preserve">Une branche </w:t>
      </w:r>
      <w:proofErr w:type="spellStart"/>
      <w:r w:rsidRPr="00C7520A">
        <w:rPr>
          <w:b/>
          <w:bCs/>
        </w:rPr>
        <w:t>develop</w:t>
      </w:r>
      <w:proofErr w:type="spellEnd"/>
      <w:r w:rsidRPr="10AF7014">
        <w:t xml:space="preserve"> sur laquelle est envoyée le code qu’un développeur juge avoir </w:t>
      </w:r>
      <w:r w:rsidR="1F422F97" w:rsidRPr="10AF7014">
        <w:t>terminé afin qu’il soit examiné et validé par ses pairs.</w:t>
      </w:r>
    </w:p>
    <w:p w14:paraId="40FD54CF" w14:textId="11893A8A" w:rsidR="1F422F97" w:rsidRDefault="1F422F97" w:rsidP="00C7520A">
      <w:pPr>
        <w:pStyle w:val="Paragraphedeliste"/>
        <w:numPr>
          <w:ilvl w:val="0"/>
          <w:numId w:val="57"/>
        </w:numPr>
        <w:pPrChange w:id="471" w:author="Alice TIERTANT" w:date="2026-07-16T16:30:00Z">
          <w:pPr>
            <w:pStyle w:val="Paragraphedeliste"/>
            <w:numPr>
              <w:numId w:val="18"/>
            </w:numPr>
            <w:ind w:hanging="360"/>
          </w:pPr>
        </w:pPrChange>
      </w:pPr>
      <w:r w:rsidRPr="10AF7014">
        <w:t xml:space="preserve">Des branches </w:t>
      </w:r>
      <w:proofErr w:type="spellStart"/>
      <w:r w:rsidRPr="00C7520A">
        <w:rPr>
          <w:b/>
          <w:bCs/>
        </w:rPr>
        <w:t>feature</w:t>
      </w:r>
      <w:proofErr w:type="spellEnd"/>
      <w:r w:rsidRPr="10AF7014">
        <w:t xml:space="preserve"> sur lesquelles seront développées les nouvelles </w:t>
      </w:r>
      <w:r w:rsidR="39BC9081" w:rsidRPr="10AF7014">
        <w:t>fonctionnalités</w:t>
      </w:r>
      <w:r w:rsidRPr="10AF7014">
        <w:t xml:space="preserve">, </w:t>
      </w:r>
      <w:r w:rsidR="5C98E756" w:rsidRPr="10AF7014">
        <w:t xml:space="preserve">ce qui permettra de ne pas impacter la </w:t>
      </w:r>
      <w:proofErr w:type="spellStart"/>
      <w:r w:rsidR="5C98E756" w:rsidRPr="00C7520A">
        <w:rPr>
          <w:b/>
          <w:bCs/>
        </w:rPr>
        <w:t>develop</w:t>
      </w:r>
      <w:proofErr w:type="spellEnd"/>
      <w:r w:rsidR="5C98E756" w:rsidRPr="10AF7014">
        <w:t xml:space="preserve"> et de garder la </w:t>
      </w:r>
      <w:r w:rsidR="5C98E756" w:rsidRPr="00C7520A">
        <w:rPr>
          <w:b/>
          <w:bCs/>
        </w:rPr>
        <w:t>main</w:t>
      </w:r>
      <w:r w:rsidR="5C98E756" w:rsidRPr="10AF7014">
        <w:t xml:space="preserve"> fonctionnelle en permanence.</w:t>
      </w:r>
    </w:p>
    <w:p w14:paraId="0A29E45F" w14:textId="5E744A2E" w:rsidR="1FCFC7E2" w:rsidRDefault="1FCFC7E2" w:rsidP="00155B1C">
      <w:pPr>
        <w:pStyle w:val="Titre2"/>
        <w:rPr>
          <w:rFonts w:eastAsia="Aptos"/>
        </w:rPr>
      </w:pPr>
      <w:bookmarkStart w:id="472" w:name="_Toc235087860"/>
      <w:r w:rsidRPr="57294A77">
        <w:rPr>
          <w:rFonts w:eastAsia="Aptos"/>
        </w:rPr>
        <w:t>Planning</w:t>
      </w:r>
      <w:bookmarkEnd w:id="472"/>
    </w:p>
    <w:p w14:paraId="04252DEA" w14:textId="13D4BF28" w:rsidR="0504AD63" w:rsidRDefault="7F06D4B2" w:rsidP="00C7520A">
      <w:pPr>
        <w:pPrChange w:id="473" w:author="Alice TIERTANT" w:date="2026-07-16T16:30:00Z">
          <w:pPr>
            <w:jc w:val="both"/>
          </w:pPr>
        </w:pPrChange>
      </w:pPr>
      <w:r w:rsidRPr="31691D5B">
        <w:t>Phase de planification (mois 1)</w:t>
      </w:r>
      <w:r w:rsidR="3829E738" w:rsidRPr="31691D5B">
        <w:t xml:space="preserve"> </w:t>
      </w:r>
      <w:r w:rsidR="597CB041" w:rsidRPr="31691D5B">
        <w:t>:</w:t>
      </w:r>
    </w:p>
    <w:p w14:paraId="6E023D10" w14:textId="0F95EB1F" w:rsidR="1643BCF5" w:rsidRDefault="1643BCF5" w:rsidP="00C7520A">
      <w:pPr>
        <w:pStyle w:val="Paragraphedeliste"/>
        <w:numPr>
          <w:ilvl w:val="0"/>
          <w:numId w:val="58"/>
        </w:numPr>
        <w:pPrChange w:id="474" w:author="Alice TIERTANT" w:date="2026-07-16T16:30:00Z">
          <w:pPr>
            <w:pStyle w:val="Paragraphedeliste"/>
            <w:numPr>
              <w:numId w:val="19"/>
            </w:numPr>
            <w:ind w:hanging="360"/>
          </w:pPr>
        </w:pPrChange>
      </w:pPr>
      <w:r w:rsidRPr="44198E17">
        <w:t>Définir les objectifs du projet.</w:t>
      </w:r>
    </w:p>
    <w:p w14:paraId="432F2260" w14:textId="4CD02ED6" w:rsidR="1643BCF5" w:rsidRDefault="1643BCF5" w:rsidP="00C7520A">
      <w:pPr>
        <w:pStyle w:val="Paragraphedeliste"/>
        <w:numPr>
          <w:ilvl w:val="0"/>
          <w:numId w:val="58"/>
        </w:numPr>
        <w:pPrChange w:id="475" w:author="Alice TIERTANT" w:date="2026-07-16T16:30:00Z">
          <w:pPr>
            <w:pStyle w:val="Paragraphedeliste"/>
            <w:numPr>
              <w:numId w:val="19"/>
            </w:numPr>
            <w:ind w:hanging="360"/>
          </w:pPr>
        </w:pPrChange>
      </w:pPr>
      <w:r w:rsidRPr="44198E17">
        <w:t>Identifier les fonctionnalités clés du site Web.</w:t>
      </w:r>
    </w:p>
    <w:p w14:paraId="267C9B0E" w14:textId="4126143C" w:rsidR="1643BCF5" w:rsidRDefault="1643BCF5" w:rsidP="00C7520A">
      <w:pPr>
        <w:pStyle w:val="Paragraphedeliste"/>
        <w:numPr>
          <w:ilvl w:val="0"/>
          <w:numId w:val="58"/>
        </w:numPr>
        <w:pPrChange w:id="476" w:author="Alice TIERTANT" w:date="2026-07-16T16:30:00Z">
          <w:pPr>
            <w:pStyle w:val="Paragraphedeliste"/>
            <w:numPr>
              <w:numId w:val="19"/>
            </w:numPr>
            <w:ind w:hanging="360"/>
          </w:pPr>
        </w:pPrChange>
      </w:pPr>
      <w:r w:rsidRPr="44198E17">
        <w:t xml:space="preserve">Elaborer une ébauche </w:t>
      </w:r>
      <w:r w:rsidRPr="21AE6BAC">
        <w:t>du cahier des charges.</w:t>
      </w:r>
    </w:p>
    <w:p w14:paraId="4D63DB71" w14:textId="1660EF83" w:rsidR="1643BCF5" w:rsidRDefault="1643BCF5" w:rsidP="00C7520A">
      <w:pPr>
        <w:pStyle w:val="Paragraphedeliste"/>
        <w:numPr>
          <w:ilvl w:val="0"/>
          <w:numId w:val="58"/>
        </w:numPr>
        <w:pPrChange w:id="477" w:author="Alice TIERTANT" w:date="2026-07-16T16:30:00Z">
          <w:pPr>
            <w:pStyle w:val="Paragraphedeliste"/>
            <w:numPr>
              <w:numId w:val="19"/>
            </w:numPr>
            <w:spacing w:after="360"/>
            <w:ind w:hanging="360"/>
          </w:pPr>
        </w:pPrChange>
      </w:pPr>
      <w:r w:rsidRPr="21AE6BAC">
        <w:t>Répartir les rôles et les responsabilités au sein de l’équipe.</w:t>
      </w:r>
    </w:p>
    <w:p w14:paraId="72FCF560" w14:textId="428964CD" w:rsidR="7F06D4B2" w:rsidRDefault="7F06D4B2" w:rsidP="00C7520A">
      <w:pPr>
        <w:pPrChange w:id="478" w:author="Alice TIERTANT" w:date="2026-07-16T16:30:00Z">
          <w:pPr>
            <w:jc w:val="both"/>
          </w:pPr>
        </w:pPrChange>
      </w:pPr>
      <w:r w:rsidRPr="31691D5B">
        <w:t>Phase de conception (mois 2-3)</w:t>
      </w:r>
      <w:r w:rsidR="3829E738" w:rsidRPr="31691D5B">
        <w:t xml:space="preserve"> </w:t>
      </w:r>
      <w:r w:rsidR="597CB041" w:rsidRPr="31691D5B">
        <w:t>:</w:t>
      </w:r>
    </w:p>
    <w:p w14:paraId="100733C9" w14:textId="2C2394B3" w:rsidR="21AE6BAC" w:rsidRDefault="1EBB27CA" w:rsidP="00C7520A">
      <w:pPr>
        <w:pStyle w:val="Paragraphedeliste"/>
        <w:numPr>
          <w:ilvl w:val="0"/>
          <w:numId w:val="59"/>
        </w:numPr>
        <w:pPrChange w:id="479" w:author="Alice TIERTANT" w:date="2026-07-16T16:30:00Z">
          <w:pPr>
            <w:pStyle w:val="Paragraphedeliste"/>
            <w:numPr>
              <w:numId w:val="20"/>
            </w:numPr>
            <w:ind w:hanging="360"/>
          </w:pPr>
        </w:pPrChange>
      </w:pPr>
      <w:r w:rsidRPr="5F44AC62">
        <w:t>Créer des wireframes et des maquettes de l’interface utilisateur.</w:t>
      </w:r>
    </w:p>
    <w:p w14:paraId="516CA151" w14:textId="4295AECF" w:rsidR="1EBB27CA" w:rsidRDefault="1EBB27CA" w:rsidP="00C7520A">
      <w:pPr>
        <w:pStyle w:val="Paragraphedeliste"/>
        <w:numPr>
          <w:ilvl w:val="0"/>
          <w:numId w:val="59"/>
        </w:numPr>
        <w:pPrChange w:id="480" w:author="Alice TIERTANT" w:date="2026-07-16T16:30:00Z">
          <w:pPr>
            <w:pStyle w:val="Paragraphedeliste"/>
            <w:numPr>
              <w:numId w:val="20"/>
            </w:numPr>
            <w:ind w:hanging="360"/>
          </w:pPr>
        </w:pPrChange>
      </w:pPr>
      <w:r w:rsidRPr="1CBDCF92">
        <w:t>Définir l’</w:t>
      </w:r>
      <w:r w:rsidR="0D2CF825" w:rsidRPr="1CBDCF92">
        <w:t>architecture</w:t>
      </w:r>
      <w:r w:rsidRPr="1CBDCF92">
        <w:t xml:space="preserve"> </w:t>
      </w:r>
      <w:r w:rsidR="2175B7B2" w:rsidRPr="1CBDCF92">
        <w:t>global du site web</w:t>
      </w:r>
      <w:r w:rsidR="09F70F87" w:rsidRPr="1CBDCF92">
        <w:t>.</w:t>
      </w:r>
    </w:p>
    <w:p w14:paraId="25A04640" w14:textId="587465B4" w:rsidR="09F70F87" w:rsidRDefault="09F70F87" w:rsidP="00C7520A">
      <w:pPr>
        <w:pStyle w:val="Paragraphedeliste"/>
        <w:numPr>
          <w:ilvl w:val="0"/>
          <w:numId w:val="59"/>
        </w:numPr>
        <w:pPrChange w:id="481" w:author="Alice TIERTANT" w:date="2026-07-16T16:30:00Z">
          <w:pPr>
            <w:pStyle w:val="Paragraphedeliste"/>
            <w:numPr>
              <w:numId w:val="20"/>
            </w:numPr>
            <w:ind w:hanging="360"/>
          </w:pPr>
        </w:pPrChange>
      </w:pPr>
      <w:r w:rsidRPr="1CBDCF92">
        <w:t xml:space="preserve">Choisir les technologies </w:t>
      </w:r>
      <w:r w:rsidRPr="37679D3E">
        <w:t>à utiliser.</w:t>
      </w:r>
    </w:p>
    <w:p w14:paraId="45967C14" w14:textId="10701D06" w:rsidR="7F06D4B2" w:rsidRDefault="7F06D4B2" w:rsidP="00C7520A">
      <w:pPr>
        <w:pPrChange w:id="482" w:author="Alice TIERTANT" w:date="2026-07-16T16:30:00Z">
          <w:pPr>
            <w:jc w:val="both"/>
          </w:pPr>
        </w:pPrChange>
      </w:pPr>
      <w:r w:rsidRPr="31691D5B">
        <w:lastRenderedPageBreak/>
        <w:t>Phase de développement site vitrine (mois 4-8)</w:t>
      </w:r>
      <w:r w:rsidR="67E407B8" w:rsidRPr="31691D5B">
        <w:t xml:space="preserve"> </w:t>
      </w:r>
      <w:r w:rsidR="193A2FCA" w:rsidRPr="31691D5B">
        <w:t>:</w:t>
      </w:r>
    </w:p>
    <w:p w14:paraId="2720DD24" w14:textId="37CBB187" w:rsidR="171E7A45" w:rsidRDefault="171E7A45" w:rsidP="00C7520A">
      <w:pPr>
        <w:pStyle w:val="Paragraphedeliste"/>
        <w:numPr>
          <w:ilvl w:val="0"/>
          <w:numId w:val="60"/>
        </w:numPr>
        <w:pPrChange w:id="483" w:author="Alice TIERTANT" w:date="2026-07-16T16:31:00Z">
          <w:pPr>
            <w:pStyle w:val="Paragraphedeliste"/>
            <w:numPr>
              <w:numId w:val="21"/>
            </w:numPr>
            <w:ind w:hanging="360"/>
          </w:pPr>
        </w:pPrChange>
      </w:pPr>
      <w:r w:rsidRPr="11049D4F">
        <w:t>Développer les fonctionnalités de base de l’application.</w:t>
      </w:r>
    </w:p>
    <w:p w14:paraId="54495733" w14:textId="24176B67" w:rsidR="171E7A45" w:rsidRDefault="171E7A45" w:rsidP="00C7520A">
      <w:pPr>
        <w:pStyle w:val="Paragraphedeliste"/>
        <w:numPr>
          <w:ilvl w:val="0"/>
          <w:numId w:val="60"/>
        </w:numPr>
        <w:pPrChange w:id="484" w:author="Alice TIERTANT" w:date="2026-07-16T16:31:00Z">
          <w:pPr>
            <w:pStyle w:val="Paragraphedeliste"/>
            <w:numPr>
              <w:numId w:val="21"/>
            </w:numPr>
            <w:ind w:hanging="360"/>
          </w:pPr>
        </w:pPrChange>
      </w:pPr>
      <w:r w:rsidRPr="11049D4F">
        <w:t xml:space="preserve">Effectuer des tests unitaires et d’intégration </w:t>
      </w:r>
      <w:r w:rsidRPr="2F1466CE">
        <w:t>tout au long du processus.</w:t>
      </w:r>
    </w:p>
    <w:p w14:paraId="3E3B5508" w14:textId="058EF182" w:rsidR="7F06D4B2" w:rsidRDefault="7F06D4B2" w:rsidP="00C7520A">
      <w:pPr>
        <w:pPrChange w:id="485" w:author="Alice TIERTANT" w:date="2026-07-16T16:30:00Z">
          <w:pPr>
            <w:jc w:val="both"/>
          </w:pPr>
        </w:pPrChange>
      </w:pPr>
      <w:r w:rsidRPr="5F11DFA1">
        <w:t>Phase de test site vitrine (mois 9-10)</w:t>
      </w:r>
      <w:r w:rsidR="69E40506" w:rsidRPr="5F11DFA1">
        <w:t xml:space="preserve"> </w:t>
      </w:r>
      <w:r w:rsidR="193A2FCA" w:rsidRPr="5F11DFA1">
        <w:t>:</w:t>
      </w:r>
    </w:p>
    <w:p w14:paraId="1C7406EE" w14:textId="35C1ECDE" w:rsidR="3D974F1E" w:rsidRDefault="3D974F1E" w:rsidP="00C7520A">
      <w:pPr>
        <w:pStyle w:val="Paragraphedeliste"/>
        <w:numPr>
          <w:ilvl w:val="0"/>
          <w:numId w:val="61"/>
        </w:numPr>
        <w:pPrChange w:id="486" w:author="Alice TIERTANT" w:date="2026-07-16T16:31:00Z">
          <w:pPr>
            <w:pStyle w:val="Paragraphedeliste"/>
            <w:numPr>
              <w:numId w:val="22"/>
            </w:numPr>
            <w:ind w:hanging="360"/>
          </w:pPr>
        </w:pPrChange>
      </w:pPr>
      <w:r w:rsidRPr="3536B89C">
        <w:t>Effectuer des tests de validation et de performance.</w:t>
      </w:r>
    </w:p>
    <w:p w14:paraId="11C81123" w14:textId="7EB953D4" w:rsidR="3D974F1E" w:rsidRDefault="3D974F1E" w:rsidP="00C7520A">
      <w:pPr>
        <w:pStyle w:val="Paragraphedeliste"/>
        <w:numPr>
          <w:ilvl w:val="0"/>
          <w:numId w:val="61"/>
        </w:numPr>
        <w:pPrChange w:id="487" w:author="Alice TIERTANT" w:date="2026-07-16T16:31:00Z">
          <w:pPr>
            <w:pStyle w:val="Paragraphedeliste"/>
            <w:numPr>
              <w:numId w:val="22"/>
            </w:numPr>
            <w:ind w:hanging="360"/>
          </w:pPr>
        </w:pPrChange>
      </w:pPr>
      <w:r w:rsidRPr="1B4829BF">
        <w:t>Corriger les bugs et les problèmes identifiés.</w:t>
      </w:r>
    </w:p>
    <w:p w14:paraId="5D2AF591" w14:textId="46CB98E8" w:rsidR="7F06D4B2" w:rsidRDefault="7F06D4B2" w:rsidP="00C7520A">
      <w:pPr>
        <w:pPrChange w:id="488" w:author="Alice TIERTANT" w:date="2026-07-16T16:30:00Z">
          <w:pPr>
            <w:jc w:val="both"/>
          </w:pPr>
        </w:pPrChange>
      </w:pPr>
      <w:r w:rsidRPr="5F11DFA1">
        <w:t>Phase de lancement site vitrine (mois 10)</w:t>
      </w:r>
      <w:r w:rsidR="78E065CA" w:rsidRPr="5F11DFA1">
        <w:t xml:space="preserve"> </w:t>
      </w:r>
      <w:r w:rsidR="56806A9A" w:rsidRPr="5F11DFA1">
        <w:t>:</w:t>
      </w:r>
    </w:p>
    <w:p w14:paraId="1E370C61" w14:textId="481A1AE3" w:rsidR="7076840B" w:rsidRDefault="7076840B" w:rsidP="00C7520A">
      <w:pPr>
        <w:pStyle w:val="Paragraphedeliste"/>
        <w:numPr>
          <w:ilvl w:val="0"/>
          <w:numId w:val="62"/>
        </w:numPr>
        <w:pPrChange w:id="489" w:author="Alice TIERTANT" w:date="2026-07-16T16:31:00Z">
          <w:pPr>
            <w:pStyle w:val="Paragraphedeliste"/>
            <w:numPr>
              <w:numId w:val="23"/>
            </w:numPr>
            <w:ind w:hanging="360"/>
          </w:pPr>
        </w:pPrChange>
      </w:pPr>
      <w:r w:rsidRPr="2820A613">
        <w:t xml:space="preserve">Préparer la documentation </w:t>
      </w:r>
      <w:r w:rsidRPr="1396E082">
        <w:t>du site web.</w:t>
      </w:r>
    </w:p>
    <w:p w14:paraId="05B28A26" w14:textId="7EB613E8" w:rsidR="7076840B" w:rsidRDefault="7076840B" w:rsidP="00C7520A">
      <w:pPr>
        <w:pStyle w:val="Paragraphedeliste"/>
        <w:numPr>
          <w:ilvl w:val="0"/>
          <w:numId w:val="62"/>
        </w:numPr>
        <w:pPrChange w:id="490" w:author="Alice TIERTANT" w:date="2026-07-16T16:31:00Z">
          <w:pPr>
            <w:pStyle w:val="Paragraphedeliste"/>
            <w:numPr>
              <w:numId w:val="23"/>
            </w:numPr>
            <w:ind w:hanging="360"/>
          </w:pPr>
        </w:pPrChange>
      </w:pPr>
      <w:r w:rsidRPr="1396E082">
        <w:t>Communiquer sur le lancement du site web.</w:t>
      </w:r>
    </w:p>
    <w:p w14:paraId="6BC60D46" w14:textId="379492F8" w:rsidR="08437AFE" w:rsidRDefault="7F06D4B2" w:rsidP="00C7520A">
      <w:pPr>
        <w:pPrChange w:id="491" w:author="Alice TIERTANT" w:date="2026-07-16T16:30:00Z">
          <w:pPr>
            <w:jc w:val="both"/>
          </w:pPr>
        </w:pPrChange>
      </w:pPr>
      <w:r w:rsidRPr="5F11DFA1">
        <w:t xml:space="preserve">Phase de maintenance site </w:t>
      </w:r>
      <w:r w:rsidR="5BA7BEDA" w:rsidRPr="5F11DFA1">
        <w:t xml:space="preserve">vitrine </w:t>
      </w:r>
      <w:r w:rsidRPr="5F11DFA1">
        <w:t>(mois 11-12)</w:t>
      </w:r>
      <w:r w:rsidR="134385BC" w:rsidRPr="5F11DFA1">
        <w:t xml:space="preserve"> </w:t>
      </w:r>
      <w:r w:rsidR="56806A9A" w:rsidRPr="5F11DFA1">
        <w:t>:</w:t>
      </w:r>
    </w:p>
    <w:p w14:paraId="7F3AA750" w14:textId="20A200B9" w:rsidR="4E97C8FC" w:rsidRDefault="4E97C8FC" w:rsidP="00C7520A">
      <w:pPr>
        <w:pStyle w:val="Paragraphedeliste"/>
        <w:numPr>
          <w:ilvl w:val="0"/>
          <w:numId w:val="63"/>
        </w:numPr>
        <w:pPrChange w:id="492" w:author="Alice TIERTANT" w:date="2026-07-16T16:31:00Z">
          <w:pPr>
            <w:pStyle w:val="Paragraphedeliste"/>
            <w:numPr>
              <w:numId w:val="24"/>
            </w:numPr>
            <w:ind w:hanging="360"/>
          </w:pPr>
        </w:pPrChange>
      </w:pPr>
      <w:r w:rsidRPr="46140268">
        <w:t xml:space="preserve">Suivre les retours utilisateurs et les </w:t>
      </w:r>
      <w:r w:rsidRPr="18404F1C">
        <w:t>évaluations du site web.</w:t>
      </w:r>
    </w:p>
    <w:p w14:paraId="26581B4A" w14:textId="2EACCCA2" w:rsidR="4E97C8FC" w:rsidRDefault="4E97C8FC" w:rsidP="00C7520A">
      <w:pPr>
        <w:pStyle w:val="Paragraphedeliste"/>
        <w:numPr>
          <w:ilvl w:val="0"/>
          <w:numId w:val="63"/>
        </w:numPr>
        <w:pPrChange w:id="493" w:author="Alice TIERTANT" w:date="2026-07-16T16:31:00Z">
          <w:pPr>
            <w:pStyle w:val="Paragraphedeliste"/>
            <w:numPr>
              <w:numId w:val="24"/>
            </w:numPr>
            <w:ind w:hanging="360"/>
          </w:pPr>
        </w:pPrChange>
      </w:pPr>
      <w:r w:rsidRPr="18404F1C">
        <w:t>Corriger les bugs.</w:t>
      </w:r>
    </w:p>
    <w:p w14:paraId="2A395123" w14:textId="3D218381" w:rsidR="7F06D4B2" w:rsidRDefault="7F06D4B2" w:rsidP="00C7520A">
      <w:pPr>
        <w:pPrChange w:id="494" w:author="Alice TIERTANT" w:date="2026-07-16T16:30:00Z">
          <w:pPr>
            <w:jc w:val="both"/>
          </w:pPr>
        </w:pPrChange>
      </w:pPr>
      <w:r w:rsidRPr="5F11DFA1">
        <w:t xml:space="preserve">Phase de développement </w:t>
      </w:r>
      <w:r w:rsidR="691F7AC1" w:rsidRPr="5F11DFA1">
        <w:t>e-</w:t>
      </w:r>
      <w:r w:rsidR="36CC5D96" w:rsidRPr="5F11DFA1">
        <w:t xml:space="preserve">commerce </w:t>
      </w:r>
      <w:r w:rsidRPr="5F11DFA1">
        <w:t>(mois 13-16)</w:t>
      </w:r>
      <w:r w:rsidR="134385BC" w:rsidRPr="5F11DFA1">
        <w:t xml:space="preserve"> </w:t>
      </w:r>
      <w:r w:rsidR="59A0511B" w:rsidRPr="5F11DFA1">
        <w:t>:</w:t>
      </w:r>
    </w:p>
    <w:p w14:paraId="45226895" w14:textId="5D7B38A4" w:rsidR="18404F1C" w:rsidRDefault="6E907221" w:rsidP="00C7520A">
      <w:pPr>
        <w:pStyle w:val="Paragraphedeliste"/>
        <w:numPr>
          <w:ilvl w:val="0"/>
          <w:numId w:val="64"/>
        </w:numPr>
        <w:pPrChange w:id="495" w:author="Alice TIERTANT" w:date="2026-07-16T16:31:00Z">
          <w:pPr>
            <w:pStyle w:val="Paragraphedeliste"/>
            <w:numPr>
              <w:numId w:val="25"/>
            </w:numPr>
            <w:ind w:hanging="360"/>
          </w:pPr>
        </w:pPrChange>
      </w:pPr>
      <w:r w:rsidRPr="0A9C4C7F">
        <w:t>Développer les fonctionnalités de vente en ligne.</w:t>
      </w:r>
    </w:p>
    <w:p w14:paraId="71519A06" w14:textId="6D6B78FF" w:rsidR="0A9C4C7F" w:rsidRDefault="6E907221" w:rsidP="00C7520A">
      <w:pPr>
        <w:pStyle w:val="Paragraphedeliste"/>
        <w:numPr>
          <w:ilvl w:val="0"/>
          <w:numId w:val="64"/>
        </w:numPr>
        <w:pPrChange w:id="496" w:author="Alice TIERTANT" w:date="2026-07-16T16:31:00Z">
          <w:pPr>
            <w:pStyle w:val="Paragraphedeliste"/>
            <w:numPr>
              <w:numId w:val="25"/>
            </w:numPr>
            <w:ind w:hanging="360"/>
          </w:pPr>
        </w:pPrChange>
      </w:pPr>
      <w:r w:rsidRPr="00F42AFE">
        <w:t>Effectuer des tests unitaires et d’intégration tout au long du processus.</w:t>
      </w:r>
    </w:p>
    <w:p w14:paraId="0196E5FF" w14:textId="15742862" w:rsidR="7F06D4B2" w:rsidRDefault="7F06D4B2" w:rsidP="00C7520A">
      <w:pPr>
        <w:pPrChange w:id="497" w:author="Alice TIERTANT" w:date="2026-07-16T16:30:00Z">
          <w:pPr>
            <w:jc w:val="both"/>
          </w:pPr>
        </w:pPrChange>
      </w:pPr>
      <w:r w:rsidRPr="5F11DFA1">
        <w:t xml:space="preserve">Phase de test </w:t>
      </w:r>
      <w:r w:rsidR="717F5BF1" w:rsidRPr="5F11DFA1">
        <w:t>e-commerce</w:t>
      </w:r>
      <w:r w:rsidR="6FADD37F" w:rsidRPr="5F11DFA1">
        <w:t xml:space="preserve"> </w:t>
      </w:r>
      <w:r w:rsidRPr="5F11DFA1">
        <w:t>(mois 17-18)</w:t>
      </w:r>
      <w:r w:rsidR="15121025" w:rsidRPr="5F11DFA1">
        <w:t xml:space="preserve"> </w:t>
      </w:r>
      <w:r w:rsidR="59A0511B" w:rsidRPr="5F11DFA1">
        <w:t>:</w:t>
      </w:r>
    </w:p>
    <w:p w14:paraId="4FD09A23" w14:textId="46169676" w:rsidR="13298A58" w:rsidRDefault="13298A58" w:rsidP="00C7520A">
      <w:pPr>
        <w:pStyle w:val="Paragraphedeliste"/>
        <w:numPr>
          <w:ilvl w:val="0"/>
          <w:numId w:val="65"/>
        </w:numPr>
        <w:pPrChange w:id="498" w:author="Alice TIERTANT" w:date="2026-07-16T16:31:00Z">
          <w:pPr>
            <w:pStyle w:val="Paragraphedeliste"/>
            <w:numPr>
              <w:numId w:val="26"/>
            </w:numPr>
            <w:ind w:hanging="360"/>
          </w:pPr>
        </w:pPrChange>
      </w:pPr>
      <w:r w:rsidRPr="00F42AFE">
        <w:t>Effectuer des tests de validation et de performance.</w:t>
      </w:r>
    </w:p>
    <w:p w14:paraId="67DDA158" w14:textId="318F2824" w:rsidR="13298A58" w:rsidRDefault="13298A58" w:rsidP="00C7520A">
      <w:pPr>
        <w:pStyle w:val="Paragraphedeliste"/>
        <w:numPr>
          <w:ilvl w:val="0"/>
          <w:numId w:val="65"/>
        </w:numPr>
        <w:pPrChange w:id="499" w:author="Alice TIERTANT" w:date="2026-07-16T16:31:00Z">
          <w:pPr>
            <w:pStyle w:val="Paragraphedeliste"/>
            <w:numPr>
              <w:numId w:val="26"/>
            </w:numPr>
            <w:ind w:hanging="360"/>
          </w:pPr>
        </w:pPrChange>
      </w:pPr>
      <w:r w:rsidRPr="00F42AFE">
        <w:t>Corriger les bugs et les problèmes identifiés.</w:t>
      </w:r>
    </w:p>
    <w:p w14:paraId="18DD464D" w14:textId="032A6DC5" w:rsidR="7F06D4B2" w:rsidRDefault="7F06D4B2" w:rsidP="00C7520A">
      <w:pPr>
        <w:pPrChange w:id="500" w:author="Alice TIERTANT" w:date="2026-07-16T16:30:00Z">
          <w:pPr>
            <w:jc w:val="both"/>
          </w:pPr>
        </w:pPrChange>
      </w:pPr>
      <w:r w:rsidRPr="5F11DFA1">
        <w:t>Phase de lancement e-Commerce (mois 19)</w:t>
      </w:r>
      <w:r w:rsidR="15121025" w:rsidRPr="5F11DFA1">
        <w:t xml:space="preserve"> </w:t>
      </w:r>
      <w:r w:rsidR="293E86CF" w:rsidRPr="5F11DFA1">
        <w:t>:</w:t>
      </w:r>
    </w:p>
    <w:p w14:paraId="537904DB" w14:textId="7F588644" w:rsidR="00F42AFE" w:rsidRDefault="742BCCFD" w:rsidP="00C7520A">
      <w:pPr>
        <w:pStyle w:val="Paragraphedeliste"/>
        <w:numPr>
          <w:ilvl w:val="0"/>
          <w:numId w:val="66"/>
        </w:numPr>
        <w:pPrChange w:id="501" w:author="Alice TIERTANT" w:date="2026-07-16T16:31:00Z">
          <w:pPr>
            <w:pStyle w:val="Paragraphedeliste"/>
            <w:numPr>
              <w:numId w:val="27"/>
            </w:numPr>
            <w:ind w:hanging="360"/>
          </w:pPr>
        </w:pPrChange>
      </w:pPr>
      <w:r w:rsidRPr="0D38C8F5">
        <w:t>Communiquer sur le lancement de la partie e-commerce.</w:t>
      </w:r>
    </w:p>
    <w:p w14:paraId="67BCA08C" w14:textId="09675CD3" w:rsidR="7F06D4B2" w:rsidRDefault="7F06D4B2" w:rsidP="00C7520A">
      <w:pPr>
        <w:pStyle w:val="Paragraphedeliste"/>
        <w:numPr>
          <w:ilvl w:val="0"/>
          <w:numId w:val="66"/>
        </w:numPr>
        <w:pPrChange w:id="502" w:author="Alice TIERTANT" w:date="2026-07-16T16:31:00Z">
          <w:pPr>
            <w:jc w:val="both"/>
          </w:pPr>
        </w:pPrChange>
      </w:pPr>
      <w:r w:rsidRPr="5F11DFA1">
        <w:t xml:space="preserve">Phase de maintenance et d’amélioration </w:t>
      </w:r>
      <w:r w:rsidR="293E86CF" w:rsidRPr="5F11DFA1">
        <w:t>:</w:t>
      </w:r>
    </w:p>
    <w:p w14:paraId="0C90BD0D" w14:textId="792B5648" w:rsidR="0D38C8F5" w:rsidRDefault="0A402E0D" w:rsidP="00C7520A">
      <w:pPr>
        <w:pStyle w:val="Paragraphedeliste"/>
        <w:numPr>
          <w:ilvl w:val="0"/>
          <w:numId w:val="66"/>
        </w:numPr>
        <w:pPrChange w:id="503" w:author="Alice TIERTANT" w:date="2026-07-16T16:31:00Z">
          <w:pPr>
            <w:pStyle w:val="Paragraphedeliste"/>
            <w:numPr>
              <w:numId w:val="28"/>
            </w:numPr>
            <w:ind w:hanging="360"/>
          </w:pPr>
        </w:pPrChange>
      </w:pPr>
      <w:r w:rsidRPr="32BEE91D">
        <w:t>Suivre les retours des utilisateurs et les évaluations du site web.</w:t>
      </w:r>
    </w:p>
    <w:p w14:paraId="6183AD9A" w14:textId="5181E429" w:rsidR="0A402E0D" w:rsidRDefault="0A402E0D" w:rsidP="00C7520A">
      <w:pPr>
        <w:pStyle w:val="Paragraphedeliste"/>
        <w:numPr>
          <w:ilvl w:val="0"/>
          <w:numId w:val="66"/>
        </w:numPr>
        <w:pPrChange w:id="504" w:author="Alice TIERTANT" w:date="2026-07-16T16:31:00Z">
          <w:pPr>
            <w:pStyle w:val="Paragraphedeliste"/>
            <w:numPr>
              <w:numId w:val="28"/>
            </w:numPr>
            <w:ind w:hanging="360"/>
          </w:pPr>
        </w:pPrChange>
      </w:pPr>
      <w:r w:rsidRPr="4C36D011">
        <w:t>Corriger les bugs et apporter des mises à jour régulières.</w:t>
      </w:r>
    </w:p>
    <w:p w14:paraId="31F32D61" w14:textId="0F8A8A8F" w:rsidR="00DD4890" w:rsidRDefault="0A402E0D" w:rsidP="00C7520A">
      <w:pPr>
        <w:pStyle w:val="Paragraphedeliste"/>
        <w:numPr>
          <w:ilvl w:val="0"/>
          <w:numId w:val="66"/>
        </w:numPr>
        <w:rPr>
          <w:ins w:id="505" w:author="Alice TIERTANT" w:date="2026-07-16T15:09:00Z"/>
        </w:rPr>
        <w:pPrChange w:id="506" w:author="Alice TIERTANT" w:date="2026-07-16T16:31:00Z">
          <w:pPr>
            <w:pStyle w:val="Paragraphedeliste"/>
            <w:numPr>
              <w:numId w:val="28"/>
            </w:numPr>
            <w:ind w:hanging="360"/>
          </w:pPr>
        </w:pPrChange>
      </w:pPr>
      <w:r w:rsidRPr="4C36D011">
        <w:t xml:space="preserve">Ajouter de nouvelles fonctionnalités en </w:t>
      </w:r>
      <w:r w:rsidRPr="15CEDFCC">
        <w:t>fonction des besoins et des retours.</w:t>
      </w:r>
      <w:ins w:id="507" w:author="Alice TIERTANT" w:date="2026-07-16T15:09:00Z">
        <w:r w:rsidR="00DD4890">
          <w:br w:type="page"/>
        </w:r>
      </w:ins>
    </w:p>
    <w:p w14:paraId="50F237F6" w14:textId="69F9095A" w:rsidR="0A402E0D" w:rsidRPr="00DD4890" w:rsidDel="00DD4890" w:rsidRDefault="0A402E0D" w:rsidP="00DD4890">
      <w:pPr>
        <w:ind w:firstLine="0"/>
        <w:rPr>
          <w:del w:id="508" w:author="Alice TIERTANT" w:date="2026-07-16T15:09:00Z"/>
          <w:rFonts w:ascii="Aptos" w:eastAsia="Aptos" w:hAnsi="Aptos" w:cs="Aptos"/>
          <w:color w:val="000000" w:themeColor="text1"/>
          <w:rPrChange w:id="509" w:author="Alice TIERTANT" w:date="2026-07-16T15:09:00Z">
            <w:rPr>
              <w:del w:id="510" w:author="Alice TIERTANT" w:date="2026-07-16T15:09:00Z"/>
            </w:rPr>
          </w:rPrChange>
        </w:rPr>
        <w:pPrChange w:id="511" w:author="Alice TIERTANT" w:date="2026-07-16T15:09:00Z">
          <w:pPr>
            <w:pStyle w:val="Paragraphedeliste"/>
            <w:numPr>
              <w:numId w:val="28"/>
            </w:numPr>
            <w:ind w:hanging="360"/>
          </w:pPr>
        </w:pPrChange>
      </w:pPr>
    </w:p>
    <w:p w14:paraId="11936258" w14:textId="0A4963B5" w:rsidR="00DC05C3" w:rsidRPr="00C7520A" w:rsidRDefault="63EBA2E7" w:rsidP="00C7520A">
      <w:pPr>
        <w:pStyle w:val="Titre1"/>
        <w:rPr>
          <w:ins w:id="512" w:author="Alice TIERTANT" w:date="2026-07-16T16:04:00Z"/>
          <w:rFonts w:eastAsia="Aptos"/>
          <w:rPrChange w:id="513" w:author="Alice TIERTANT" w:date="2026-07-16T16:28:00Z">
            <w:rPr>
              <w:ins w:id="514" w:author="Alice TIERTANT" w:date="2026-07-16T16:04:00Z"/>
            </w:rPr>
          </w:rPrChange>
        </w:rPr>
        <w:pPrChange w:id="515" w:author="Alice TIERTANT" w:date="2026-07-16T16:28:00Z">
          <w:pPr>
            <w:pStyle w:val="Titre2"/>
          </w:pPr>
        </w:pPrChange>
      </w:pPr>
      <w:bookmarkStart w:id="516" w:name="_Toc235087861"/>
      <w:r w:rsidRPr="57294A77">
        <w:rPr>
          <w:rFonts w:eastAsia="Aptos"/>
        </w:rPr>
        <w:t>Les besoins fonctionnels</w:t>
      </w:r>
      <w:bookmarkEnd w:id="516"/>
    </w:p>
    <w:p w14:paraId="5E30860F" w14:textId="77777777" w:rsidR="00DC05C3" w:rsidRDefault="00DC05C3" w:rsidP="00C7520A">
      <w:pPr>
        <w:pStyle w:val="Titre2"/>
        <w:numPr>
          <w:ilvl w:val="0"/>
          <w:numId w:val="53"/>
        </w:numPr>
        <w:rPr>
          <w:ins w:id="517" w:author="Alice TIERTANT" w:date="2026-07-16T16:04:00Z"/>
        </w:rPr>
        <w:pPrChange w:id="518" w:author="Alice TIERTANT" w:date="2026-07-16T16:28:00Z">
          <w:pPr>
            <w:pStyle w:val="Titre3"/>
          </w:pPr>
        </w:pPrChange>
      </w:pPr>
      <w:ins w:id="519" w:author="Alice TIERTANT" w:date="2026-07-16T16:04:00Z">
        <w:r w:rsidRPr="00C7520A">
          <w:rPr>
            <w:rFonts w:eastAsia="Aptos"/>
          </w:rPr>
          <w:t>La personnalisation</w:t>
        </w:r>
      </w:ins>
    </w:p>
    <w:p w14:paraId="0693E138" w14:textId="77777777" w:rsidR="00DC05C3" w:rsidRDefault="00DC05C3" w:rsidP="00C7520A">
      <w:pPr>
        <w:rPr>
          <w:ins w:id="520" w:author="Alice TIERTANT" w:date="2026-07-16T16:04:00Z"/>
        </w:rPr>
      </w:pPr>
      <w:ins w:id="521" w:author="Alice TIERTANT" w:date="2026-07-16T16:04:00Z">
        <w:r w:rsidRPr="7CCA0804">
          <w:t>Le visiteur doit avoir la possibilité de personnaliser son véhicule et d’avoir un aperçu du produit final pour pouvoir se projeter.</w:t>
        </w:r>
        <w:r w:rsidRPr="008334DD">
          <w:t xml:space="preserve"> </w:t>
        </w:r>
      </w:ins>
    </w:p>
    <w:p w14:paraId="7233C6CE" w14:textId="77777777" w:rsidR="00DC05C3" w:rsidRDefault="00DC05C3" w:rsidP="00C7520A">
      <w:pPr>
        <w:rPr>
          <w:ins w:id="522" w:author="Alice TIERTANT" w:date="2026-07-16T16:04:00Z"/>
        </w:rPr>
      </w:pPr>
      <w:ins w:id="523" w:author="Alice TIERTANT" w:date="2026-07-16T16:04:00Z">
        <w:r>
          <w:t>Création étape par étape d’un vélomobile complet (personnalisation de la carrosserie, sélection des spécificités)</w:t>
        </w:r>
      </w:ins>
    </w:p>
    <w:p w14:paraId="475EC625" w14:textId="77777777" w:rsidR="00DC05C3" w:rsidRDefault="00DC05C3" w:rsidP="00C7520A">
      <w:pPr>
        <w:rPr>
          <w:ins w:id="524" w:author="Alice TIERTANT" w:date="2026-07-16T16:04:00Z"/>
        </w:rPr>
      </w:pPr>
      <w:ins w:id="525" w:author="Alice TIERTANT" w:date="2026-07-16T16:04:00Z">
        <w:r>
          <w:t>Le client pourra démarrer d’un vélomobile nu, selon le modèle choisi, puis ajouter de la personnalisation en sélectionnant les caractéristiques souhaitées qui se mettront à jour sur la visualisation.</w:t>
        </w:r>
      </w:ins>
    </w:p>
    <w:p w14:paraId="19E45648" w14:textId="77777777" w:rsidR="00DC05C3" w:rsidRDefault="00DC05C3" w:rsidP="00C7520A">
      <w:pPr>
        <w:pStyle w:val="Titre2"/>
        <w:rPr>
          <w:ins w:id="526" w:author="Alice TIERTANT" w:date="2026-07-16T16:04:00Z"/>
        </w:rPr>
        <w:pPrChange w:id="527" w:author="Alice TIERTANT" w:date="2026-07-16T16:28:00Z">
          <w:pPr>
            <w:pStyle w:val="Titre3"/>
          </w:pPr>
        </w:pPrChange>
      </w:pPr>
      <w:ins w:id="528" w:author="Alice TIERTANT" w:date="2026-07-16T16:04:00Z">
        <w:r w:rsidRPr="7CCA0804">
          <w:rPr>
            <w:rFonts w:eastAsia="Aptos"/>
          </w:rPr>
          <w:t>L’invitation au test</w:t>
        </w:r>
      </w:ins>
    </w:p>
    <w:p w14:paraId="67CEBDA7" w14:textId="77777777" w:rsidR="00DC05C3" w:rsidRDefault="00DC05C3" w:rsidP="00C7520A">
      <w:pPr>
        <w:rPr>
          <w:ins w:id="529" w:author="Alice TIERTANT" w:date="2026-07-16T16:04:00Z"/>
        </w:rPr>
      </w:pPr>
      <w:ins w:id="530" w:author="Alice TIERTANT" w:date="2026-07-16T16:04:00Z">
        <w:r w:rsidRPr="7CCA0804">
          <w:t>Le site devra offrir la possibilité aux visiteurs de réserver un créneau de test.</w:t>
        </w:r>
        <w:r w:rsidRPr="008334DD">
          <w:t xml:space="preserve"> </w:t>
        </w:r>
      </w:ins>
    </w:p>
    <w:p w14:paraId="014EA409" w14:textId="77777777" w:rsidR="00DC05C3" w:rsidRDefault="00DC05C3" w:rsidP="00C7520A">
      <w:pPr>
        <w:rPr>
          <w:ins w:id="531" w:author="Alice TIERTANT" w:date="2026-07-16T16:04:00Z"/>
        </w:rPr>
      </w:pPr>
      <w:ins w:id="532" w:author="Alice TIERTANT" w:date="2026-07-16T16:04:00Z">
        <w:r>
          <w:t>Page de réservation d’essai :</w:t>
        </w:r>
      </w:ins>
    </w:p>
    <w:p w14:paraId="40F7A41E" w14:textId="77777777" w:rsidR="00DC05C3" w:rsidRDefault="00DC05C3" w:rsidP="00C7520A">
      <w:pPr>
        <w:pStyle w:val="Paragraphedeliste"/>
        <w:numPr>
          <w:ilvl w:val="0"/>
          <w:numId w:val="67"/>
        </w:numPr>
        <w:rPr>
          <w:ins w:id="533" w:author="Alice TIERTANT" w:date="2026-07-16T16:04:00Z"/>
        </w:rPr>
        <w:pPrChange w:id="534" w:author="Alice TIERTANT" w:date="2026-07-16T16:31:00Z">
          <w:pPr>
            <w:pStyle w:val="Paragraphedeliste"/>
            <w:numPr>
              <w:numId w:val="46"/>
            </w:numPr>
            <w:spacing w:after="0" w:line="240" w:lineRule="auto"/>
            <w:ind w:hanging="360"/>
          </w:pPr>
        </w:pPrChange>
      </w:pPr>
      <w:ins w:id="535" w:author="Alice TIERTANT" w:date="2026-07-16T16:04:00Z">
        <w:r>
          <w:t>Choix du lieu et du créneau horaire selon date du salon et disponibilité</w:t>
        </w:r>
      </w:ins>
    </w:p>
    <w:p w14:paraId="775FEB3D" w14:textId="77777777" w:rsidR="00DC05C3" w:rsidRDefault="00DC05C3" w:rsidP="00C7520A">
      <w:pPr>
        <w:pStyle w:val="Paragraphedeliste"/>
        <w:numPr>
          <w:ilvl w:val="1"/>
          <w:numId w:val="67"/>
        </w:numPr>
        <w:rPr>
          <w:ins w:id="536" w:author="Alice TIERTANT" w:date="2026-07-16T16:04:00Z"/>
        </w:rPr>
        <w:pPrChange w:id="537" w:author="Alice TIERTANT" w:date="2026-07-16T16:31:00Z">
          <w:pPr>
            <w:pStyle w:val="Paragraphedeliste"/>
            <w:numPr>
              <w:ilvl w:val="1"/>
              <w:numId w:val="47"/>
            </w:numPr>
            <w:spacing w:after="0" w:line="240" w:lineRule="auto"/>
            <w:ind w:left="1440" w:hanging="360"/>
          </w:pPr>
        </w:pPrChange>
      </w:pPr>
      <w:ins w:id="538" w:author="Alice TIERTANT" w:date="2026-07-16T16:04:00Z">
        <w:r>
          <w:t>Sélection du lieu par liste à choix</w:t>
        </w:r>
      </w:ins>
    </w:p>
    <w:p w14:paraId="35D06E62" w14:textId="77777777" w:rsidR="00DC05C3" w:rsidRDefault="00DC05C3" w:rsidP="00C7520A">
      <w:pPr>
        <w:pStyle w:val="Paragraphedeliste"/>
        <w:numPr>
          <w:ilvl w:val="1"/>
          <w:numId w:val="67"/>
        </w:numPr>
        <w:rPr>
          <w:ins w:id="539" w:author="Alice TIERTANT" w:date="2026-07-16T16:04:00Z"/>
        </w:rPr>
        <w:pPrChange w:id="540" w:author="Alice TIERTANT" w:date="2026-07-16T16:31:00Z">
          <w:pPr>
            <w:pStyle w:val="Paragraphedeliste"/>
            <w:numPr>
              <w:ilvl w:val="1"/>
              <w:numId w:val="47"/>
            </w:numPr>
            <w:spacing w:after="0" w:line="240" w:lineRule="auto"/>
            <w:ind w:left="1440" w:hanging="360"/>
          </w:pPr>
        </w:pPrChange>
      </w:pPr>
      <w:ins w:id="541" w:author="Alice TIERTANT" w:date="2026-07-16T16:04:00Z">
        <w:r>
          <w:t>Mise à jour des disponibilités en temps réel</w:t>
        </w:r>
      </w:ins>
    </w:p>
    <w:p w14:paraId="18277CBF" w14:textId="77777777" w:rsidR="00DC05C3" w:rsidRDefault="00DC05C3" w:rsidP="00C7520A">
      <w:pPr>
        <w:pStyle w:val="Paragraphedeliste"/>
        <w:numPr>
          <w:ilvl w:val="0"/>
          <w:numId w:val="67"/>
        </w:numPr>
        <w:rPr>
          <w:ins w:id="542" w:author="Alice TIERTANT" w:date="2026-07-16T16:04:00Z"/>
        </w:rPr>
        <w:pPrChange w:id="543" w:author="Alice TIERTANT" w:date="2026-07-16T16:31:00Z">
          <w:pPr>
            <w:pStyle w:val="Paragraphedeliste"/>
            <w:numPr>
              <w:numId w:val="46"/>
            </w:numPr>
            <w:spacing w:after="0" w:line="240" w:lineRule="auto"/>
            <w:ind w:hanging="360"/>
          </w:pPr>
        </w:pPrChange>
      </w:pPr>
      <w:ins w:id="544" w:author="Alice TIERTANT" w:date="2026-07-16T16:04:00Z">
        <w:r>
          <w:t>Confirmation de réservation envoyée par email</w:t>
        </w:r>
      </w:ins>
    </w:p>
    <w:p w14:paraId="3DE96861" w14:textId="77777777" w:rsidR="00DC05C3" w:rsidRDefault="00DC05C3" w:rsidP="00C7520A">
      <w:pPr>
        <w:pStyle w:val="Titre2"/>
        <w:rPr>
          <w:ins w:id="545" w:author="Alice TIERTANT" w:date="2026-07-16T16:04:00Z"/>
        </w:rPr>
        <w:pPrChange w:id="546" w:author="Alice TIERTANT" w:date="2026-07-16T16:28:00Z">
          <w:pPr>
            <w:pStyle w:val="Titre3"/>
          </w:pPr>
        </w:pPrChange>
      </w:pPr>
      <w:ins w:id="547" w:author="Alice TIERTANT" w:date="2026-07-16T16:04:00Z">
        <w:r w:rsidRPr="00134BDF">
          <w:t>Réseautage</w:t>
        </w:r>
      </w:ins>
    </w:p>
    <w:p w14:paraId="6197F8A3" w14:textId="77777777" w:rsidR="00DC05C3" w:rsidRDefault="00DC05C3" w:rsidP="00C7520A">
      <w:pPr>
        <w:rPr>
          <w:ins w:id="548" w:author="Alice TIERTANT" w:date="2026-07-16T16:05:00Z"/>
        </w:rPr>
      </w:pPr>
      <w:ins w:id="549" w:author="Alice TIERTANT" w:date="2026-07-16T16:04:00Z">
        <w:r>
          <w:t>Le site proposera aux visiteurs de s’inscrire gratuitement à la newsletter trimestrielle.</w:t>
        </w:r>
      </w:ins>
    </w:p>
    <w:p w14:paraId="5575CDDB" w14:textId="1C6B75EE" w:rsidR="00DC05C3" w:rsidRDefault="00DC05C3" w:rsidP="00C7520A">
      <w:pPr>
        <w:rPr>
          <w:ins w:id="550" w:author="Alice TIERTANT" w:date="2026-07-16T16:05:00Z"/>
        </w:rPr>
      </w:pPr>
      <w:ins w:id="551" w:author="Alice TIERTANT" w:date="2026-07-16T16:04:00Z">
        <w:r>
          <w:t>Les liens vers les réseaux sociaux seront présents et mis en avant.</w:t>
        </w:r>
      </w:ins>
    </w:p>
    <w:p w14:paraId="3E562588" w14:textId="1FD1FA23" w:rsidR="00DC05C3" w:rsidRPr="00A24682" w:rsidRDefault="00DC05C3" w:rsidP="00C7520A">
      <w:pPr>
        <w:rPr>
          <w:ins w:id="552" w:author="Alice TIERTANT" w:date="2026-07-16T16:04:00Z"/>
        </w:rPr>
      </w:pPr>
      <w:ins w:id="553" w:author="Alice TIERTANT" w:date="2026-07-16T16:04:00Z">
        <w:r>
          <w:t>Un carrousel d’avis sera présent sur la page d’accueil ainsi qu’une vidéo de témoignage </w:t>
        </w:r>
      </w:ins>
    </w:p>
    <w:p w14:paraId="09EAB983" w14:textId="77777777" w:rsidR="00DC05C3" w:rsidRPr="00134BDF" w:rsidRDefault="00DC05C3" w:rsidP="00C7520A">
      <w:pPr>
        <w:pStyle w:val="Titre2"/>
        <w:rPr>
          <w:ins w:id="554" w:author="Alice TIERTANT" w:date="2026-07-16T16:04:00Z"/>
        </w:rPr>
        <w:pPrChange w:id="555" w:author="Alice TIERTANT" w:date="2026-07-16T16:28:00Z">
          <w:pPr>
            <w:pStyle w:val="Titre3"/>
          </w:pPr>
        </w:pPrChange>
      </w:pPr>
      <w:ins w:id="556" w:author="Alice TIERTANT" w:date="2026-07-16T16:04:00Z">
        <w:r w:rsidRPr="00134BDF">
          <w:t>Espace entretien</w:t>
        </w:r>
      </w:ins>
    </w:p>
    <w:p w14:paraId="2373C1F8" w14:textId="58EAE1EF" w:rsidR="00DC05C3" w:rsidRDefault="00DC05C3" w:rsidP="00C7520A">
      <w:pPr>
        <w:rPr>
          <w:ins w:id="557" w:author="Alice TIERTANT" w:date="2026-07-16T16:05:00Z"/>
        </w:rPr>
      </w:pPr>
      <w:ins w:id="558" w:author="Alice TIERTANT" w:date="2026-07-16T16:04:00Z">
        <w:r>
          <w:t>Une page sera dédiée à l’entretien des vélomobiles.</w:t>
        </w:r>
      </w:ins>
      <w:ins w:id="559" w:author="Alice TIERTANT" w:date="2026-07-16T16:32:00Z">
        <w:r w:rsidR="00C7520A">
          <w:t xml:space="preserve"> </w:t>
        </w:r>
      </w:ins>
      <w:ins w:id="560" w:author="Alice TIERTANT" w:date="2026-07-16T16:04:00Z">
        <w:r>
          <w:t>Afin de faciliter la navigation parmi les fiches techniques une barre de recherche sera présente pour limiter les fiches techniques au modèle choisi.</w:t>
        </w:r>
      </w:ins>
    </w:p>
    <w:p w14:paraId="5CF083FC" w14:textId="06B6875D" w:rsidR="00DC05C3" w:rsidRDefault="00DC05C3" w:rsidP="00C7520A">
      <w:pPr>
        <w:rPr>
          <w:ins w:id="561" w:author="Alice TIERTANT" w:date="2026-07-16T16:04:00Z"/>
        </w:rPr>
        <w:pPrChange w:id="562" w:author="Alice TIERTANT" w:date="2026-07-16T16:32:00Z">
          <w:pPr>
            <w:spacing w:after="0" w:line="240" w:lineRule="auto"/>
            <w:ind w:firstLine="397"/>
          </w:pPr>
        </w:pPrChange>
      </w:pPr>
      <w:ins w:id="563" w:author="Alice TIERTANT" w:date="2026-07-16T16:04:00Z">
        <w:r>
          <w:t>Les fiches seront présentées sous la forme de FAQ :</w:t>
        </w:r>
      </w:ins>
    </w:p>
    <w:p w14:paraId="120444B9" w14:textId="77777777" w:rsidR="00DC05C3" w:rsidRDefault="00DC05C3" w:rsidP="00C7520A">
      <w:pPr>
        <w:pStyle w:val="Paragraphedeliste"/>
        <w:numPr>
          <w:ilvl w:val="0"/>
          <w:numId w:val="68"/>
        </w:numPr>
        <w:rPr>
          <w:ins w:id="564" w:author="Alice TIERTANT" w:date="2026-07-16T16:04:00Z"/>
        </w:rPr>
        <w:pPrChange w:id="565" w:author="Alice TIERTANT" w:date="2026-07-16T16:32:00Z">
          <w:pPr>
            <w:pStyle w:val="Paragraphedeliste"/>
            <w:numPr>
              <w:numId w:val="48"/>
            </w:numPr>
            <w:spacing w:after="0" w:line="240" w:lineRule="auto"/>
            <w:ind w:hanging="360"/>
          </w:pPr>
        </w:pPrChange>
      </w:pPr>
      <w:ins w:id="566" w:author="Alice TIERTANT" w:date="2026-07-16T16:04:00Z">
        <w:r>
          <w:t>Entretien hebdomadaire</w:t>
        </w:r>
      </w:ins>
    </w:p>
    <w:p w14:paraId="48CD2F72" w14:textId="77777777" w:rsidR="00DC05C3" w:rsidRDefault="00DC05C3" w:rsidP="00C7520A">
      <w:pPr>
        <w:pStyle w:val="Paragraphedeliste"/>
        <w:numPr>
          <w:ilvl w:val="0"/>
          <w:numId w:val="68"/>
        </w:numPr>
        <w:rPr>
          <w:ins w:id="567" w:author="Alice TIERTANT" w:date="2026-07-16T16:04:00Z"/>
        </w:rPr>
        <w:pPrChange w:id="568" w:author="Alice TIERTANT" w:date="2026-07-16T16:32:00Z">
          <w:pPr>
            <w:pStyle w:val="Paragraphedeliste"/>
            <w:numPr>
              <w:numId w:val="48"/>
            </w:numPr>
            <w:spacing w:after="0" w:line="240" w:lineRule="auto"/>
            <w:ind w:hanging="360"/>
          </w:pPr>
        </w:pPrChange>
      </w:pPr>
      <w:ins w:id="569" w:author="Alice TIERTANT" w:date="2026-07-16T16:04:00Z">
        <w:r>
          <w:t>Entretien mensuel</w:t>
        </w:r>
      </w:ins>
    </w:p>
    <w:p w14:paraId="02A1F1C6" w14:textId="77777777" w:rsidR="00DC05C3" w:rsidRDefault="00DC05C3" w:rsidP="00C7520A">
      <w:pPr>
        <w:pStyle w:val="Paragraphedeliste"/>
        <w:numPr>
          <w:ilvl w:val="0"/>
          <w:numId w:val="68"/>
        </w:numPr>
        <w:rPr>
          <w:ins w:id="570" w:author="Alice TIERTANT" w:date="2026-07-16T16:04:00Z"/>
        </w:rPr>
        <w:pPrChange w:id="571" w:author="Alice TIERTANT" w:date="2026-07-16T16:32:00Z">
          <w:pPr>
            <w:pStyle w:val="Paragraphedeliste"/>
            <w:numPr>
              <w:numId w:val="48"/>
            </w:numPr>
            <w:spacing w:after="0" w:line="240" w:lineRule="auto"/>
            <w:ind w:hanging="360"/>
          </w:pPr>
        </w:pPrChange>
      </w:pPr>
      <w:ins w:id="572" w:author="Alice TIERTANT" w:date="2026-07-16T16:04:00Z">
        <w:r>
          <w:t>Réparation / Changement de pièce</w:t>
        </w:r>
      </w:ins>
    </w:p>
    <w:p w14:paraId="19C4E5BD" w14:textId="194FB422" w:rsidR="00DC05C3" w:rsidRDefault="00DC05C3" w:rsidP="00C7520A">
      <w:pPr>
        <w:rPr>
          <w:ins w:id="573" w:author="Alice TIERTANT" w:date="2026-07-16T16:04:00Z"/>
        </w:rPr>
      </w:pPr>
      <w:ins w:id="574" w:author="Alice TIERTANT" w:date="2026-07-16T16:04:00Z">
        <w:r>
          <w:lastRenderedPageBreak/>
          <w:t>Les fiches contiendront des vidéos, des liens vers les pièces détachées, ainsi qu’un texte explicatif avec photo</w:t>
        </w:r>
      </w:ins>
      <w:ins w:id="575" w:author="Alice TIERTANT" w:date="2026-07-16T16:33:00Z">
        <w:r w:rsidR="00C7520A">
          <w:t>s</w:t>
        </w:r>
      </w:ins>
      <w:ins w:id="576" w:author="Alice TIERTANT" w:date="2026-07-16T16:04:00Z">
        <w:r>
          <w:t xml:space="preserve"> pour ceux qui préfèrent.</w:t>
        </w:r>
      </w:ins>
    </w:p>
    <w:p w14:paraId="31AE4EF7" w14:textId="77777777" w:rsidR="00DC05C3" w:rsidRDefault="00DC05C3" w:rsidP="00C7520A">
      <w:pPr>
        <w:pStyle w:val="Titre2"/>
        <w:rPr>
          <w:ins w:id="577" w:author="Alice TIERTANT" w:date="2026-07-16T16:04:00Z"/>
        </w:rPr>
        <w:pPrChange w:id="578" w:author="Alice TIERTANT" w:date="2026-07-16T16:28:00Z">
          <w:pPr>
            <w:pStyle w:val="Titre3"/>
          </w:pPr>
        </w:pPrChange>
      </w:pPr>
      <w:ins w:id="579" w:author="Alice TIERTANT" w:date="2026-07-16T16:04:00Z">
        <w:r>
          <w:t xml:space="preserve"> Espace membre</w:t>
        </w:r>
      </w:ins>
    </w:p>
    <w:p w14:paraId="07183945" w14:textId="77777777" w:rsidR="00DC05C3" w:rsidRDefault="00DC05C3" w:rsidP="00C7520A">
      <w:pPr>
        <w:rPr>
          <w:ins w:id="580" w:author="Alice TIERTANT" w:date="2026-07-16T16:04:00Z"/>
        </w:rPr>
        <w:pPrChange w:id="581" w:author="Alice TIERTANT" w:date="2026-07-16T16:33:00Z">
          <w:pPr>
            <w:spacing w:after="240" w:line="240" w:lineRule="auto"/>
          </w:pPr>
        </w:pPrChange>
      </w:pPr>
      <w:ins w:id="582" w:author="Alice TIERTANT" w:date="2026-07-16T16:04:00Z">
        <w:r>
          <w:t>Il sera possible pour les visiteurs du site de créer un compte.</w:t>
        </w:r>
      </w:ins>
    </w:p>
    <w:p w14:paraId="4759AFE2" w14:textId="77777777" w:rsidR="00DC05C3" w:rsidRDefault="00DC05C3" w:rsidP="00C7520A">
      <w:pPr>
        <w:rPr>
          <w:ins w:id="583" w:author="Alice TIERTANT" w:date="2026-07-16T16:04:00Z"/>
        </w:rPr>
      </w:pPr>
      <w:ins w:id="584" w:author="Alice TIERTANT" w:date="2026-07-16T16:04:00Z">
        <w:r>
          <w:t>Inscription/connexion :</w:t>
        </w:r>
      </w:ins>
    </w:p>
    <w:p w14:paraId="56BD4432" w14:textId="77777777" w:rsidR="00DC05C3" w:rsidRDefault="00DC05C3" w:rsidP="00C7520A">
      <w:pPr>
        <w:pStyle w:val="Paragraphedeliste"/>
        <w:numPr>
          <w:ilvl w:val="0"/>
          <w:numId w:val="69"/>
        </w:numPr>
        <w:rPr>
          <w:ins w:id="585" w:author="Alice TIERTANT" w:date="2026-07-16T16:04:00Z"/>
        </w:rPr>
        <w:pPrChange w:id="586" w:author="Alice TIERTANT" w:date="2026-07-16T16:33:00Z">
          <w:pPr>
            <w:pStyle w:val="Paragraphedeliste"/>
            <w:numPr>
              <w:numId w:val="49"/>
            </w:numPr>
            <w:spacing w:after="0" w:line="240" w:lineRule="auto"/>
            <w:ind w:hanging="360"/>
          </w:pPr>
        </w:pPrChange>
      </w:pPr>
      <w:ins w:id="587" w:author="Alice TIERTANT" w:date="2026-07-16T16:04:00Z">
        <w:r>
          <w:t>Création d’un compte</w:t>
        </w:r>
      </w:ins>
    </w:p>
    <w:p w14:paraId="35EE1CDD" w14:textId="77777777" w:rsidR="00DC05C3" w:rsidRDefault="00DC05C3" w:rsidP="00C7520A">
      <w:pPr>
        <w:pStyle w:val="Paragraphedeliste"/>
        <w:numPr>
          <w:ilvl w:val="0"/>
          <w:numId w:val="69"/>
        </w:numPr>
        <w:rPr>
          <w:ins w:id="588" w:author="Alice TIERTANT" w:date="2026-07-16T16:04:00Z"/>
        </w:rPr>
        <w:pPrChange w:id="589" w:author="Alice TIERTANT" w:date="2026-07-16T16:33:00Z">
          <w:pPr>
            <w:pStyle w:val="Paragraphedeliste"/>
            <w:numPr>
              <w:numId w:val="49"/>
            </w:numPr>
            <w:spacing w:after="0" w:line="240" w:lineRule="auto"/>
            <w:ind w:hanging="360"/>
          </w:pPr>
        </w:pPrChange>
      </w:pPr>
      <w:ins w:id="590" w:author="Alice TIERTANT" w:date="2026-07-16T16:04:00Z">
        <w:r>
          <w:t>Connexion dans le cas d’un compte existant</w:t>
        </w:r>
      </w:ins>
    </w:p>
    <w:p w14:paraId="0AD616F1" w14:textId="77777777" w:rsidR="00DC05C3" w:rsidRDefault="00DC05C3" w:rsidP="00C7520A">
      <w:pPr>
        <w:pStyle w:val="Paragraphedeliste"/>
        <w:numPr>
          <w:ilvl w:val="0"/>
          <w:numId w:val="69"/>
        </w:numPr>
        <w:rPr>
          <w:ins w:id="591" w:author="Alice TIERTANT" w:date="2026-07-16T16:04:00Z"/>
        </w:rPr>
        <w:pPrChange w:id="592" w:author="Alice TIERTANT" w:date="2026-07-16T16:33:00Z">
          <w:pPr>
            <w:pStyle w:val="Paragraphedeliste"/>
            <w:numPr>
              <w:numId w:val="49"/>
            </w:numPr>
            <w:spacing w:after="0" w:line="240" w:lineRule="auto"/>
            <w:ind w:hanging="360"/>
          </w:pPr>
        </w:pPrChange>
      </w:pPr>
      <w:ins w:id="593" w:author="Alice TIERTANT" w:date="2026-07-16T16:04:00Z">
        <w:r>
          <w:t xml:space="preserve">Possibilité de </w:t>
        </w:r>
        <w:proofErr w:type="spellStart"/>
        <w:r>
          <w:t>tracking</w:t>
        </w:r>
        <w:proofErr w:type="spellEnd"/>
        <w:r>
          <w:t xml:space="preserve"> de la commande</w:t>
        </w:r>
      </w:ins>
    </w:p>
    <w:p w14:paraId="523AC80F" w14:textId="77777777" w:rsidR="00DC05C3" w:rsidRDefault="00DC05C3" w:rsidP="00C7520A">
      <w:pPr>
        <w:pStyle w:val="Paragraphedeliste"/>
        <w:numPr>
          <w:ilvl w:val="0"/>
          <w:numId w:val="69"/>
        </w:numPr>
        <w:rPr>
          <w:ins w:id="594" w:author="Alice TIERTANT" w:date="2026-07-16T16:04:00Z"/>
        </w:rPr>
        <w:pPrChange w:id="595" w:author="Alice TIERTANT" w:date="2026-07-16T16:33:00Z">
          <w:pPr>
            <w:pStyle w:val="Paragraphedeliste"/>
            <w:numPr>
              <w:numId w:val="49"/>
            </w:numPr>
            <w:spacing w:after="0" w:line="240" w:lineRule="auto"/>
            <w:ind w:hanging="360"/>
          </w:pPr>
        </w:pPrChange>
      </w:pPr>
      <w:ins w:id="596" w:author="Alice TIERTANT" w:date="2026-07-16T16:04:00Z">
        <w:r>
          <w:t>Visualisation des factures</w:t>
        </w:r>
      </w:ins>
    </w:p>
    <w:p w14:paraId="3419BD3E" w14:textId="77777777" w:rsidR="00DC05C3" w:rsidRDefault="00DC05C3" w:rsidP="00C7520A">
      <w:pPr>
        <w:pStyle w:val="Paragraphedeliste"/>
        <w:numPr>
          <w:ilvl w:val="0"/>
          <w:numId w:val="69"/>
        </w:numPr>
        <w:rPr>
          <w:ins w:id="597" w:author="Alice TIERTANT" w:date="2026-07-16T16:04:00Z"/>
        </w:rPr>
        <w:pPrChange w:id="598" w:author="Alice TIERTANT" w:date="2026-07-16T16:33:00Z">
          <w:pPr>
            <w:pStyle w:val="Paragraphedeliste"/>
            <w:numPr>
              <w:numId w:val="49"/>
            </w:numPr>
            <w:spacing w:after="480" w:line="240" w:lineRule="auto"/>
            <w:ind w:hanging="360"/>
          </w:pPr>
        </w:pPrChange>
      </w:pPr>
      <w:ins w:id="599" w:author="Alice TIERTANT" w:date="2026-07-16T16:04:00Z">
        <w:r>
          <w:t>Possibilité de modifier le compte (Mot de passe, adresse de livraison, moyen de paiement)</w:t>
        </w:r>
      </w:ins>
    </w:p>
    <w:p w14:paraId="5A7DCC89" w14:textId="77777777" w:rsidR="00DC05C3" w:rsidRDefault="00DC05C3" w:rsidP="00C7520A">
      <w:pPr>
        <w:rPr>
          <w:ins w:id="600" w:author="Alice TIERTANT" w:date="2026-07-16T16:04:00Z"/>
        </w:rPr>
      </w:pPr>
      <w:ins w:id="601" w:author="Alice TIERTANT" w:date="2026-07-16T16:04:00Z">
        <w:r>
          <w:t>Paiement :</w:t>
        </w:r>
      </w:ins>
    </w:p>
    <w:p w14:paraId="271C9BE2" w14:textId="77777777" w:rsidR="00DC05C3" w:rsidRDefault="00DC05C3" w:rsidP="00C7520A">
      <w:pPr>
        <w:pStyle w:val="Paragraphedeliste"/>
        <w:numPr>
          <w:ilvl w:val="0"/>
          <w:numId w:val="70"/>
        </w:numPr>
        <w:rPr>
          <w:ins w:id="602" w:author="Alice TIERTANT" w:date="2026-07-16T16:04:00Z"/>
        </w:rPr>
        <w:pPrChange w:id="603" w:author="Alice TIERTANT" w:date="2026-07-16T16:33:00Z">
          <w:pPr>
            <w:pStyle w:val="Paragraphedeliste"/>
            <w:numPr>
              <w:numId w:val="50"/>
            </w:numPr>
            <w:spacing w:after="0" w:line="240" w:lineRule="auto"/>
            <w:ind w:hanging="360"/>
          </w:pPr>
        </w:pPrChange>
      </w:pPr>
      <w:ins w:id="604" w:author="Alice TIERTANT" w:date="2026-07-16T16:04:00Z">
        <w:r>
          <w:t>Récapitulatif de la commande</w:t>
        </w:r>
      </w:ins>
    </w:p>
    <w:p w14:paraId="0F94E719" w14:textId="77777777" w:rsidR="00DC05C3" w:rsidRDefault="00DC05C3" w:rsidP="00C7520A">
      <w:pPr>
        <w:pStyle w:val="Paragraphedeliste"/>
        <w:numPr>
          <w:ilvl w:val="0"/>
          <w:numId w:val="70"/>
        </w:numPr>
        <w:rPr>
          <w:ins w:id="605" w:author="Alice TIERTANT" w:date="2026-07-16T16:04:00Z"/>
        </w:rPr>
        <w:pPrChange w:id="606" w:author="Alice TIERTANT" w:date="2026-07-16T16:33:00Z">
          <w:pPr>
            <w:pStyle w:val="Paragraphedeliste"/>
            <w:numPr>
              <w:numId w:val="50"/>
            </w:numPr>
            <w:spacing w:after="0" w:line="240" w:lineRule="auto"/>
            <w:ind w:hanging="360"/>
          </w:pPr>
        </w:pPrChange>
      </w:pPr>
      <w:ins w:id="607" w:author="Alice TIERTANT" w:date="2026-07-16T16:04:00Z">
        <w:r>
          <w:t>Possibilité de revenir en arrière pour modifier la personnalisation</w:t>
        </w:r>
      </w:ins>
    </w:p>
    <w:p w14:paraId="39950707" w14:textId="4A30235F" w:rsidR="00DC05C3" w:rsidRPr="00DC05C3" w:rsidRDefault="00DC05C3" w:rsidP="00C7520A">
      <w:pPr>
        <w:pStyle w:val="Paragraphedeliste"/>
        <w:numPr>
          <w:ilvl w:val="0"/>
          <w:numId w:val="70"/>
        </w:numPr>
        <w:rPr>
          <w:rPrChange w:id="608" w:author="Alice TIERTANT" w:date="2026-07-16T16:04:00Z">
            <w:rPr>
              <w:rFonts w:eastAsia="Aptos"/>
            </w:rPr>
          </w:rPrChange>
        </w:rPr>
        <w:pPrChange w:id="609" w:author="Alice TIERTANT" w:date="2026-07-16T16:33:00Z">
          <w:pPr>
            <w:pStyle w:val="Titre1"/>
          </w:pPr>
        </w:pPrChange>
      </w:pPr>
      <w:ins w:id="610" w:author="Alice TIERTANT" w:date="2026-07-16T16:04:00Z">
        <w:r>
          <w:t>Paiement sécurisé</w:t>
        </w:r>
      </w:ins>
      <w:ins w:id="611" w:author="Alice TIERTANT" w:date="2026-07-16T16:33:00Z">
        <w:r w:rsidR="00C7520A">
          <w:br w:type="page"/>
        </w:r>
      </w:ins>
    </w:p>
    <w:p w14:paraId="2ABAD08A" w14:textId="51ACEB2E" w:rsidR="30F84970" w:rsidDel="00DC05C3" w:rsidRDefault="009EA95E" w:rsidP="00DC05C3">
      <w:pPr>
        <w:pStyle w:val="Titre2"/>
        <w:rPr>
          <w:del w:id="612" w:author="Alice TIERTANT" w:date="2026-07-16T16:06:00Z"/>
        </w:rPr>
        <w:pPrChange w:id="613" w:author="Alice TIERTANT" w:date="2026-07-16T16:05:00Z">
          <w:pPr>
            <w:pStyle w:val="Titre2"/>
            <w:numPr>
              <w:numId w:val="42"/>
            </w:numPr>
          </w:pPr>
        </w:pPrChange>
      </w:pPr>
      <w:bookmarkStart w:id="614" w:name="_Toc235087862"/>
      <w:del w:id="615" w:author="Alice TIERTANT" w:date="2026-07-16T16:06:00Z">
        <w:r w:rsidDel="00DC05C3">
          <w:lastRenderedPageBreak/>
          <w:delText xml:space="preserve">Architecture du </w:delText>
        </w:r>
        <w:r w:rsidRPr="007C6FA5" w:rsidDel="00DC05C3">
          <w:delText>site</w:delText>
        </w:r>
        <w:bookmarkEnd w:id="614"/>
      </w:del>
    </w:p>
    <w:p w14:paraId="7A07BEC5" w14:textId="1A8AEF49" w:rsidR="001404E0" w:rsidDel="00DC05C3" w:rsidRDefault="0013760B">
      <w:pPr>
        <w:rPr>
          <w:del w:id="616" w:author="Alice TIERTANT" w:date="2026-07-16T16:06:00Z"/>
        </w:rPr>
      </w:pPr>
      <w:del w:id="617" w:author="Alice TIERTANT" w:date="2026-07-16T15:09:00Z">
        <w:r w:rsidDel="00DD4890">
          <w:rPr>
            <w:noProof/>
          </w:rPr>
          <mc:AlternateContent>
            <mc:Choice Requires="wpg">
              <w:drawing>
                <wp:inline distT="0" distB="0" distL="0" distR="0" wp14:anchorId="1D080B4E" wp14:editId="409ABA85">
                  <wp:extent cx="6040846" cy="3447415"/>
                  <wp:effectExtent l="0" t="0" r="17145" b="19685"/>
                  <wp:docPr id="1" name="Groupe 1" descr="Une barre de navigation en haut du site contenant un logo, un menu de navigation ainsi qu'un menu utilisateur sur la droite.&#10;En dessous la page est organisé avec à gauche du texte et à droite des médias"/>
                  <wp:cNvGraphicFramePr/>
                  <a:graphic xmlns:a="http://schemas.openxmlformats.org/drawingml/2006/main">
                    <a:graphicData uri="http://schemas.microsoft.com/office/word/2010/wordprocessingGroup">
                      <wpg:wgp>
                        <wpg:cNvGrpSpPr/>
                        <wpg:grpSpPr>
                          <a:xfrm>
                            <a:off x="0" y="0"/>
                            <a:ext cx="6040846" cy="3447415"/>
                            <a:chOff x="0" y="0"/>
                            <a:chExt cx="6040846" cy="3447415"/>
                          </a:xfrm>
                        </wpg:grpSpPr>
                        <wpg:grpSp>
                          <wpg:cNvPr id="22" name="Groupe 22" descr="Une barre en haut du site comprenant un logo et une barre de navigation ainsi que deux liens &quot;Panier&quot; et &quot;Connexion&quot; à droite pour un menu utilisateur.&#10;En dessous il y a le contenu de la page avec un bloc titre suivi d'un bloc texte à gauche de la page et un bloc média à droite"/>
                          <wpg:cNvGrpSpPr/>
                          <wpg:grpSpPr>
                            <a:xfrm>
                              <a:off x="0" y="0"/>
                              <a:ext cx="6040846" cy="3447415"/>
                              <a:chOff x="0" y="0"/>
                              <a:chExt cx="6040846" cy="3447415"/>
                            </a:xfrm>
                          </wpg:grpSpPr>
                          <wps:wsp>
                            <wps:cNvPr id="13" name="Rectangle 13"/>
                            <wps:cNvSpPr/>
                            <wps:spPr>
                              <a:xfrm>
                                <a:off x="10886" y="0"/>
                                <a:ext cx="6029960" cy="34474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0886"/>
                                <a:ext cx="6029960" cy="506095"/>
                              </a:xfrm>
                              <a:prstGeom prst="rect">
                                <a:avLst/>
                              </a:prstGeom>
                            </wps:spPr>
                            <wps:style>
                              <a:lnRef idx="2">
                                <a:schemeClr val="dk1"/>
                              </a:lnRef>
                              <a:fillRef idx="1">
                                <a:schemeClr val="lt1"/>
                              </a:fillRef>
                              <a:effectRef idx="0">
                                <a:schemeClr val="dk1"/>
                              </a:effectRef>
                              <a:fontRef idx="minor">
                                <a:schemeClr val="dk1"/>
                              </a:fontRef>
                            </wps:style>
                            <wps:txbx>
                              <w:txbxContent>
                                <w:p w14:paraId="385A2267" w14:textId="1169E068" w:rsidR="00584506" w:rsidRDefault="00584506" w:rsidP="00FD319D">
                                  <w:pPr>
                                    <w:tabs>
                                      <w:tab w:val="center" w:pos="709"/>
                                      <w:tab w:val="left" w:pos="851"/>
                                      <w:tab w:val="right" w:pos="9072"/>
                                    </w:tabs>
                                  </w:pPr>
                                  <w:r>
                                    <w:t>Logo</w:t>
                                  </w:r>
                                  <w:r>
                                    <w:tab/>
                                  </w:r>
                                  <w:r w:rsidR="009905BB">
                                    <w:t xml:space="preserve">| </w:t>
                                  </w:r>
                                  <w:r w:rsidR="009905BB">
                                    <w:tab/>
                                  </w:r>
                                  <w:r w:rsidR="00387A31">
                                    <w:t>Navigation</w:t>
                                  </w:r>
                                  <w:r w:rsidR="00FD319D">
                                    <w:tab/>
                                  </w:r>
                                  <w:r w:rsidR="009878ED">
                                    <w:t xml:space="preserve">Panier | </w:t>
                                  </w:r>
                                  <w:r w:rsidR="00FD319D">
                                    <w:t>Connexion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 name="Groupe 21"/>
                          <wpg:cNvGrpSpPr/>
                          <wpg:grpSpPr>
                            <a:xfrm>
                              <a:off x="189781" y="655608"/>
                              <a:ext cx="5671820" cy="2707005"/>
                              <a:chOff x="0" y="0"/>
                              <a:chExt cx="5671820" cy="2707164"/>
                            </a:xfrm>
                          </wpg:grpSpPr>
                          <wps:wsp>
                            <wps:cNvPr id="15" name="Zone de texte 15"/>
                            <wps:cNvSpPr txBox="1"/>
                            <wps:spPr>
                              <a:xfrm>
                                <a:off x="21431" y="7144"/>
                                <a:ext cx="3235960" cy="335280"/>
                              </a:xfrm>
                              <a:prstGeom prst="rect">
                                <a:avLst/>
                              </a:prstGeom>
                              <a:solidFill>
                                <a:schemeClr val="lt1"/>
                              </a:solidFill>
                              <a:ln w="6350">
                                <a:solidFill>
                                  <a:prstClr val="black"/>
                                </a:solidFill>
                              </a:ln>
                            </wps:spPr>
                            <wps:txbx>
                              <w:txbxContent>
                                <w:p w14:paraId="598BC0D4" w14:textId="1A3EA056" w:rsidR="00387A31" w:rsidRPr="00D8384F" w:rsidRDefault="00387A31">
                                  <w:r w:rsidRPr="00D8384F">
                                    <w:t>Titre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Zone de texte 16"/>
                            <wps:cNvSpPr txBox="1"/>
                            <wps:spPr>
                              <a:xfrm>
                                <a:off x="3371850" y="0"/>
                                <a:ext cx="2299970" cy="2686050"/>
                              </a:xfrm>
                              <a:prstGeom prst="rect">
                                <a:avLst/>
                              </a:prstGeom>
                              <a:solidFill>
                                <a:schemeClr val="lt1"/>
                              </a:solidFill>
                              <a:ln w="6350">
                                <a:solidFill>
                                  <a:prstClr val="black"/>
                                </a:solidFill>
                              </a:ln>
                            </wps:spPr>
                            <wps:txbx>
                              <w:txbxContent>
                                <w:p w14:paraId="664E83A0" w14:textId="67315F2B" w:rsidR="00387A31" w:rsidRPr="00D8384F" w:rsidRDefault="00387A31" w:rsidP="00387A31">
                                  <w:pPr>
                                    <w:jc w:val="center"/>
                                  </w:pPr>
                                  <w:r w:rsidRPr="00D8384F">
                                    <w:t>Photos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Zone de texte 17"/>
                            <wps:cNvSpPr txBox="1"/>
                            <wps:spPr>
                              <a:xfrm>
                                <a:off x="0" y="400050"/>
                                <a:ext cx="3242945" cy="928370"/>
                              </a:xfrm>
                              <a:prstGeom prst="rect">
                                <a:avLst/>
                              </a:prstGeom>
                              <a:solidFill>
                                <a:schemeClr val="lt1"/>
                              </a:solidFill>
                              <a:ln w="6350">
                                <a:solidFill>
                                  <a:prstClr val="black"/>
                                </a:solidFill>
                              </a:ln>
                            </wps:spPr>
                            <wps:txbx>
                              <w:txbxContent>
                                <w:p w14:paraId="7F813287" w14:textId="2C3DF95F" w:rsidR="00387A31" w:rsidRPr="00D8384F" w:rsidRDefault="00387A31">
                                  <w:r w:rsidRPr="00D8384F">
                                    <w:t>Texte de présentation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Zone de texte 18"/>
                            <wps:cNvSpPr txBox="1"/>
                            <wps:spPr>
                              <a:xfrm>
                                <a:off x="21431" y="1378744"/>
                                <a:ext cx="3235960" cy="335280"/>
                              </a:xfrm>
                              <a:prstGeom prst="rect">
                                <a:avLst/>
                              </a:prstGeom>
                              <a:solidFill>
                                <a:schemeClr val="lt1"/>
                              </a:solidFill>
                              <a:ln w="6350">
                                <a:solidFill>
                                  <a:prstClr val="black"/>
                                </a:solidFill>
                              </a:ln>
                            </wps:spPr>
                            <wps:txbx>
                              <w:txbxContent>
                                <w:p w14:paraId="10E4E5C6" w14:textId="119C8810" w:rsidR="00387A31" w:rsidRPr="00D8384F" w:rsidRDefault="00387A31" w:rsidP="00387A31">
                                  <w:r w:rsidRPr="00D8384F">
                                    <w:t>Avis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Zone de texte 19"/>
                            <wps:cNvSpPr txBox="1"/>
                            <wps:spPr>
                              <a:xfrm>
                                <a:off x="14287" y="1778794"/>
                                <a:ext cx="3242945" cy="928370"/>
                              </a:xfrm>
                              <a:prstGeom prst="rect">
                                <a:avLst/>
                              </a:prstGeom>
                              <a:solidFill>
                                <a:schemeClr val="lt1"/>
                              </a:solidFill>
                              <a:ln w="6350">
                                <a:solidFill>
                                  <a:prstClr val="black"/>
                                </a:solidFill>
                              </a:ln>
                            </wps:spPr>
                            <wps:txbx>
                              <w:txbxContent>
                                <w:p w14:paraId="20AEA82E" w14:textId="4D80CF5B" w:rsidR="00387A31" w:rsidRPr="00D8384F" w:rsidRDefault="00387A31" w:rsidP="00387A31">
                                  <w:r w:rsidRPr="00D8384F">
                                    <w:t>Carrousel d’avis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1D080B4E" id="Groupe 1" o:spid="_x0000_s1026" alt="Une barre de navigation en haut du site contenant un logo, un menu de navigation ainsi qu'un menu utilisateur sur la droite.&#10;En dessous la page est organisé avec à gauche du texte et à droite des médias" style="width:475.65pt;height:271.45pt;mso-position-horizontal-relative:char;mso-position-vertical-relative:line" coordsize="60408,34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">
                  <v:group id="Groupe 22" o:spid="_x0000_s1027" alt="Une barre en haut du site comprenant un logo et une barre de navigation ainsi que deux liens &quot;Panier&quot; et &quot;Connexion&quot; à droite pour un menu utilisateur.&#10;En dessous il y a le contenu de la page avec un bloc titre suivi d'un bloc texte à gauche de la page et un bloc média à droite" style="position:absolute;width:60408;height:34474" coordsize="60408,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13" o:spid="_x0000_s1028" style="position:absolute;left:108;width:60300;height:34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2rwgAAANsAAAAPAAAAZHJzL2Rvd25yZXYueG1sRE9Na8JA&#10;EL0X/A/LCL3VjS1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CPYK2rwgAAANsAAAAPAAAA&#10;AAAAAAAAAAAAAAcCAABkcnMvZG93bnJldi54bWxQSwUGAAAAAAMAAwC3AAAA9gIAAAAA&#10;" fillcolor="white [3201]" strokecolor="black [3200]" strokeweight="1pt"/>
                    <v:rect id="Rectangle 14" o:spid="_x0000_s1029" style="position:absolute;top:108;width:60299;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TXfwgAAANsAAAAPAAAAZHJzL2Rvd25yZXYueG1sRE9Na8JA&#10;EL0X/A/LCL3VjaV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AAiTXfwgAAANsAAAAPAAAA&#10;AAAAAAAAAAAAAAcCAABkcnMvZG93bnJldi54bWxQSwUGAAAAAAMAAwC3AAAA9gIAAAAA&#10;" fillcolor="white [3201]" strokecolor="black [3200]" strokeweight="1pt">
                      <v:textbox>
                        <w:txbxContent>
                          <w:p w14:paraId="385A2267" w14:textId="1169E068" w:rsidR="00584506" w:rsidRDefault="00584506" w:rsidP="00FD319D">
                            <w:pPr>
                              <w:tabs>
                                <w:tab w:val="center" w:pos="709"/>
                                <w:tab w:val="left" w:pos="851"/>
                                <w:tab w:val="right" w:pos="9072"/>
                              </w:tabs>
                            </w:pPr>
                            <w:r>
                              <w:t>Logo</w:t>
                            </w:r>
                            <w:r>
                              <w:tab/>
                            </w:r>
                            <w:r w:rsidR="009905BB">
                              <w:t xml:space="preserve">| </w:t>
                            </w:r>
                            <w:r w:rsidR="009905BB">
                              <w:tab/>
                            </w:r>
                            <w:r w:rsidR="00387A31">
                              <w:t>Navigation</w:t>
                            </w:r>
                            <w:r w:rsidR="00FD319D">
                              <w:tab/>
                            </w:r>
                            <w:r w:rsidR="009878ED">
                              <w:t xml:space="preserve">Panier | </w:t>
                            </w:r>
                            <w:r w:rsidR="00FD319D">
                              <w:t>Connexion</w:t>
                            </w:r>
                          </w:p>
                        </w:txbxContent>
                      </v:textbox>
                    </v:rect>
                  </v:group>
                  <v:group id="Groupe 21" o:spid="_x0000_s1030" style="position:absolute;left:1897;top:6556;width:56719;height:27070" coordsize="56718,2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type id="_x0000_t202" coordsize="21600,21600" o:spt="202" path="m,l,21600r21600,l21600,xe">
                      <v:stroke joinstyle="miter"/>
                      <v:path gradientshapeok="t" o:connecttype="rect"/>
                    </v:shapetype>
                    <v:shape id="Zone de texte 15" o:spid="_x0000_s1031" type="#_x0000_t202" style="position:absolute;left:214;top:71;width:323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598BC0D4" w14:textId="1A3EA056" w:rsidR="00387A31" w:rsidRPr="00D8384F" w:rsidRDefault="00387A31">
                            <w:r w:rsidRPr="00D8384F">
                              <w:t>Titre</w:t>
                            </w:r>
                          </w:p>
                        </w:txbxContent>
                      </v:textbox>
                    </v:shape>
                    <v:shape id="Zone de texte 16" o:spid="_x0000_s1032" type="#_x0000_t202" style="position:absolute;left:33718;width:23000;height:26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" fillcolor="white [3201]" strokeweight=".5pt">
                      <v:textbox>
                        <w:txbxContent>
                          <w:p w14:paraId="664E83A0" w14:textId="67315F2B" w:rsidR="00387A31" w:rsidRPr="00D8384F" w:rsidRDefault="00387A31" w:rsidP="00387A31">
                            <w:pPr>
                              <w:jc w:val="center"/>
                            </w:pPr>
                            <w:r w:rsidRPr="00D8384F">
                              <w:t>Photos</w:t>
                            </w:r>
                          </w:p>
                        </w:txbxContent>
                      </v:textbox>
                    </v:shape>
                    <v:shape id="Zone de texte 17" o:spid="_x0000_s1033" type="#_x0000_t202" style="position:absolute;top:4000;width:32429;height:9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" fillcolor="white [3201]" strokeweight=".5pt">
                      <v:textbox>
                        <w:txbxContent>
                          <w:p w14:paraId="7F813287" w14:textId="2C3DF95F" w:rsidR="00387A31" w:rsidRPr="00D8384F" w:rsidRDefault="00387A31">
                            <w:r w:rsidRPr="00D8384F">
                              <w:t>Texte de présentation</w:t>
                            </w:r>
                          </w:p>
                        </w:txbxContent>
                      </v:textbox>
                    </v:shape>
                    <v:shape id="Zone de texte 18" o:spid="_x0000_s1034" type="#_x0000_t202" style="position:absolute;left:214;top:13787;width:323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fillcolor="white [3201]" strokeweight=".5pt">
                      <v:textbox>
                        <w:txbxContent>
                          <w:p w14:paraId="10E4E5C6" w14:textId="119C8810" w:rsidR="00387A31" w:rsidRPr="00D8384F" w:rsidRDefault="00387A31" w:rsidP="00387A31">
                            <w:r w:rsidRPr="00D8384F">
                              <w:t>Avis</w:t>
                            </w:r>
                          </w:p>
                        </w:txbxContent>
                      </v:textbox>
                    </v:shape>
                    <v:shape id="Zone de texte 19" o:spid="_x0000_s1035" type="#_x0000_t202" style="position:absolute;left:142;top:17787;width:32430;height:9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20AEA82E" w14:textId="4D80CF5B" w:rsidR="00387A31" w:rsidRPr="00D8384F" w:rsidRDefault="00387A31" w:rsidP="00387A31">
                            <w:r w:rsidRPr="00D8384F">
                              <w:t>Carrousel d’avis</w:t>
                            </w:r>
                          </w:p>
                        </w:txbxContent>
                      </v:textbox>
                    </v:shape>
                  </v:group>
                  <w10:anchorlock/>
                </v:group>
              </w:pict>
            </mc:Fallback>
          </mc:AlternateContent>
        </w:r>
      </w:del>
      <w:del w:id="618" w:author="Alice TIERTANT" w:date="2026-07-16T16:06:00Z">
        <w:r w:rsidR="00A07A30" w:rsidDel="00DC05C3">
          <w:delText>Proposition de p</w:delText>
        </w:r>
        <w:r w:rsidR="008702B4" w:rsidDel="00DC05C3">
          <w:delText>age d’accueil</w:delText>
        </w:r>
        <w:r w:rsidR="00A07A30" w:rsidDel="00DC05C3">
          <w:delText> :</w:delText>
        </w:r>
      </w:del>
    </w:p>
    <w:p w14:paraId="1C6B212A" w14:textId="49B64BAB" w:rsidR="00A71247" w:rsidDel="00DC05C3" w:rsidRDefault="00A71247">
      <w:pPr>
        <w:rPr>
          <w:del w:id="619" w:author="Alice TIERTANT" w:date="2026-07-16T16:06:00Z"/>
        </w:rPr>
      </w:pPr>
    </w:p>
    <w:p w14:paraId="6EDE25A1" w14:textId="364F7CF2" w:rsidR="00170C2D" w:rsidDel="00DC05C3" w:rsidRDefault="00A71247">
      <w:pPr>
        <w:rPr>
          <w:del w:id="620" w:author="Alice TIERTANT" w:date="2026-07-16T16:06:00Z"/>
        </w:rPr>
      </w:pPr>
      <w:del w:id="621" w:author="Alice TIERTANT" w:date="2026-07-16T16:06:00Z">
        <w:r w:rsidDel="00DC05C3">
          <w:delText xml:space="preserve">D’autres propositions de maquettage </w:delText>
        </w:r>
        <w:r w:rsidR="0059566E" w:rsidDel="00DC05C3">
          <w:delText>ainsi qu’une charte graphique seront soumise à validation du client</w:delText>
        </w:r>
        <w:r w:rsidR="00A07A30" w:rsidDel="00DC05C3">
          <w:delText>.</w:delText>
        </w:r>
        <w:r w:rsidDel="00DC05C3">
          <w:delText xml:space="preserve"> </w:delText>
        </w:r>
        <w:r w:rsidR="00170C2D" w:rsidDel="00DC05C3">
          <w:br w:type="page"/>
        </w:r>
      </w:del>
    </w:p>
    <w:p w14:paraId="19CAF083" w14:textId="54C167CC" w:rsidR="00D8384F" w:rsidDel="00DC05C3" w:rsidRDefault="00A07A30">
      <w:pPr>
        <w:rPr>
          <w:del w:id="622" w:author="Alice TIERTANT" w:date="2026-07-16T16:06:00Z"/>
        </w:rPr>
      </w:pPr>
      <w:del w:id="623" w:author="Alice TIERTANT" w:date="2026-07-16T16:06:00Z">
        <w:r w:rsidDel="00DC05C3">
          <w:delText>Proposition de h</w:delText>
        </w:r>
        <w:r w:rsidR="007E3235" w:rsidDel="00DC05C3">
          <w:delText>iérarchie</w:delText>
        </w:r>
        <w:r w:rsidDel="00DC05C3">
          <w:delText> :</w:delText>
        </w:r>
      </w:del>
    </w:p>
    <w:p w14:paraId="068E8AFC" w14:textId="1AB7E364" w:rsidR="00DA435B" w:rsidDel="00DD4890" w:rsidRDefault="00DA435B">
      <w:pPr>
        <w:rPr>
          <w:del w:id="624" w:author="Alice TIERTANT" w:date="2026-07-16T15:07:00Z"/>
        </w:rPr>
      </w:pPr>
    </w:p>
    <w:p w14:paraId="317B3A89" w14:textId="59E1CA70" w:rsidR="00134BDF" w:rsidDel="00DC05C3" w:rsidRDefault="00F42BAF" w:rsidP="00DD4890">
      <w:pPr>
        <w:rPr>
          <w:del w:id="625" w:author="Alice TIERTANT" w:date="2026-07-16T16:06:00Z"/>
        </w:rPr>
        <w:pPrChange w:id="626" w:author="Alice TIERTANT" w:date="2026-07-16T15:07:00Z">
          <w:pPr>
            <w:pStyle w:val="Titre2"/>
            <w:numPr>
              <w:numId w:val="0"/>
            </w:numPr>
            <w:ind w:left="0" w:firstLine="0"/>
          </w:pPr>
        </w:pPrChange>
      </w:pPr>
      <w:bookmarkStart w:id="627" w:name="_Toc195019857"/>
      <w:del w:id="628" w:author="Alice TIERTANT" w:date="2026-07-16T09:50:00Z">
        <w:r w:rsidDel="005D2BF3">
          <w:rPr>
            <w:noProof/>
          </w:rPr>
          <w:drawing>
            <wp:inline distT="0" distB="0" distL="0" distR="0" wp14:anchorId="47D3C638" wp14:editId="4D5DD095">
              <wp:extent cx="5736566" cy="7530860"/>
              <wp:effectExtent l="0" t="0" r="93345" b="0"/>
              <wp:docPr id="20" name="Diagramme 20" descr="Architecture du site proposée en trois blocs :&#10;Navigation principale, Navigation utilisateur et Autres pages du sit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del>
      <w:bookmarkEnd w:id="627"/>
      <w:del w:id="629" w:author="Alice TIERTANT" w:date="2026-07-16T15:07:00Z">
        <w:r w:rsidDel="00DD4890">
          <w:br w:type="page"/>
        </w:r>
      </w:del>
    </w:p>
    <w:p w14:paraId="004E0AD9" w14:textId="1B7E43EE" w:rsidR="00DA435B" w:rsidRPr="00155B1C" w:rsidDel="00DC05C3" w:rsidRDefault="00B8518E" w:rsidP="00F42BAF">
      <w:pPr>
        <w:pStyle w:val="Titre2"/>
        <w:rPr>
          <w:del w:id="630" w:author="Alice TIERTANT" w:date="2026-07-16T16:06:00Z"/>
        </w:rPr>
      </w:pPr>
      <w:bookmarkStart w:id="631" w:name="_Toc235087863"/>
      <w:del w:id="632" w:author="Alice TIERTANT" w:date="2026-07-16T16:06:00Z">
        <w:r w:rsidRPr="00F42BAF" w:rsidDel="00DC05C3">
          <w:delText>Fonctionnalités</w:delText>
        </w:r>
        <w:r w:rsidRPr="00155B1C" w:rsidDel="00DC05C3">
          <w:delText xml:space="preserve"> :</w:delText>
        </w:r>
        <w:bookmarkEnd w:id="631"/>
      </w:del>
    </w:p>
    <w:p w14:paraId="4D02CC39" w14:textId="465E6B4F" w:rsidR="00DA435B" w:rsidDel="00DC05C3" w:rsidRDefault="00DA435B" w:rsidP="00134BDF">
      <w:pPr>
        <w:pStyle w:val="Titre3"/>
        <w:rPr>
          <w:del w:id="633" w:author="Alice TIERTANT" w:date="2026-07-16T16:06:00Z"/>
        </w:rPr>
      </w:pPr>
      <w:bookmarkStart w:id="634" w:name="_Toc235087864"/>
      <w:del w:id="635" w:author="Alice TIERTANT" w:date="2026-07-16T16:06:00Z">
        <w:r w:rsidRPr="7CCA0804" w:rsidDel="00DC05C3">
          <w:rPr>
            <w:rFonts w:eastAsia="Aptos"/>
          </w:rPr>
          <w:delText>La personnalisation</w:delText>
        </w:r>
        <w:bookmarkEnd w:id="634"/>
      </w:del>
    </w:p>
    <w:p w14:paraId="4DAA9CD9" w14:textId="7A40A489" w:rsidR="008334DD" w:rsidDel="00DC05C3" w:rsidRDefault="00DA435B" w:rsidP="008334DD">
      <w:pPr>
        <w:spacing w:after="0" w:line="240" w:lineRule="auto"/>
        <w:rPr>
          <w:del w:id="636" w:author="Alice TIERTANT" w:date="2026-07-16T16:06:00Z"/>
        </w:rPr>
      </w:pPr>
      <w:del w:id="637" w:author="Alice TIERTANT" w:date="2026-07-16T16:06:00Z">
        <w:r w:rsidRPr="7CCA0804" w:rsidDel="00DC05C3">
          <w:rPr>
            <w:rFonts w:ascii="Aptos" w:eastAsia="Aptos" w:hAnsi="Aptos" w:cs="Aptos"/>
          </w:rPr>
          <w:delText>Le visiteur doit avoir la possibilité de personnaliser son véhicule et d’avoir un aperçu du produit final pour pouvoir se projeter.</w:delText>
        </w:r>
        <w:r w:rsidR="008334DD" w:rsidRPr="008334DD" w:rsidDel="00DC05C3">
          <w:delText xml:space="preserve"> </w:delText>
        </w:r>
      </w:del>
    </w:p>
    <w:p w14:paraId="3F4DC380" w14:textId="6E49A9CD" w:rsidR="008334DD" w:rsidDel="00DC05C3" w:rsidRDefault="008334DD" w:rsidP="008334DD">
      <w:pPr>
        <w:spacing w:after="0" w:line="240" w:lineRule="auto"/>
        <w:rPr>
          <w:del w:id="638" w:author="Alice TIERTANT" w:date="2026-07-16T16:06:00Z"/>
        </w:rPr>
      </w:pPr>
      <w:del w:id="639" w:author="Alice TIERTANT" w:date="2026-07-16T16:06:00Z">
        <w:r w:rsidDel="00DC05C3">
          <w:delText>Création étape par étape d’un vélo</w:delText>
        </w:r>
        <w:r w:rsidR="005F0D21" w:rsidDel="00DC05C3">
          <w:delText>mobile</w:delText>
        </w:r>
        <w:r w:rsidDel="00DC05C3">
          <w:delText xml:space="preserve"> complet (personnalisation de la carrosserie, </w:delText>
        </w:r>
        <w:r w:rsidR="00ED71F7" w:rsidDel="00DC05C3">
          <w:delText>sélection des spécificités)</w:delText>
        </w:r>
      </w:del>
    </w:p>
    <w:p w14:paraId="587992D7" w14:textId="2E3BE1DE" w:rsidR="00DA435B" w:rsidDel="00DC05C3" w:rsidRDefault="008334DD" w:rsidP="00A26F18">
      <w:pPr>
        <w:spacing w:after="0" w:line="240" w:lineRule="auto"/>
        <w:rPr>
          <w:del w:id="640" w:author="Alice TIERTANT" w:date="2026-07-16T16:06:00Z"/>
        </w:rPr>
      </w:pPr>
      <w:del w:id="641" w:author="Alice TIERTANT" w:date="2026-07-16T16:06:00Z">
        <w:r w:rsidDel="00DC05C3">
          <w:delText>Le client pourra démarrer d’un vélo</w:delText>
        </w:r>
        <w:r w:rsidR="00DE2D13" w:rsidDel="00DC05C3">
          <w:delText>mobile</w:delText>
        </w:r>
        <w:r w:rsidDel="00DC05C3">
          <w:delText xml:space="preserve"> nu</w:delText>
        </w:r>
        <w:r w:rsidR="005F0D21" w:rsidDel="00DC05C3">
          <w:delText xml:space="preserve">, selon le </w:delText>
        </w:r>
        <w:r w:rsidR="3419F265" w:rsidDel="00DC05C3">
          <w:delText>modèle</w:delText>
        </w:r>
        <w:r w:rsidR="005F0D21" w:rsidDel="00DC05C3">
          <w:delText xml:space="preserve"> choisi,</w:delText>
        </w:r>
        <w:r w:rsidDel="00DC05C3">
          <w:delText xml:space="preserve"> puis ajouter de </w:delText>
        </w:r>
        <w:r w:rsidR="005F0D21" w:rsidDel="00DC05C3">
          <w:delText xml:space="preserve">la </w:delText>
        </w:r>
        <w:r w:rsidDel="00DC05C3">
          <w:delText xml:space="preserve">personnalisation </w:delText>
        </w:r>
        <w:r w:rsidR="005F0D21" w:rsidDel="00DC05C3">
          <w:delText xml:space="preserve">en </w:delText>
        </w:r>
        <w:r w:rsidR="002D1F9E" w:rsidDel="00DC05C3">
          <w:delText>sélectionnant</w:delText>
        </w:r>
        <w:r w:rsidR="005F0D21" w:rsidDel="00DC05C3">
          <w:delText xml:space="preserve"> le</w:delText>
        </w:r>
        <w:r w:rsidR="0057200A" w:rsidDel="00DC05C3">
          <w:delText xml:space="preserve">s </w:delText>
        </w:r>
        <w:r w:rsidR="002D1F9E" w:rsidDel="00DC05C3">
          <w:delText>caractéristiques souhaitées qui se mettront à jour sur la visualisation.</w:delText>
        </w:r>
      </w:del>
    </w:p>
    <w:p w14:paraId="4B033844" w14:textId="3DC43FAB" w:rsidR="00DA435B" w:rsidDel="00DC05C3" w:rsidRDefault="00DA435B" w:rsidP="00134BDF">
      <w:pPr>
        <w:pStyle w:val="Titre3"/>
        <w:rPr>
          <w:del w:id="642" w:author="Alice TIERTANT" w:date="2026-07-16T16:06:00Z"/>
        </w:rPr>
      </w:pPr>
      <w:bookmarkStart w:id="643" w:name="_Toc235087865"/>
      <w:del w:id="644" w:author="Alice TIERTANT" w:date="2026-07-16T16:06:00Z">
        <w:r w:rsidRPr="7CCA0804" w:rsidDel="00DC05C3">
          <w:rPr>
            <w:rFonts w:eastAsia="Aptos"/>
          </w:rPr>
          <w:delText>L’invitation au test</w:delText>
        </w:r>
        <w:bookmarkEnd w:id="643"/>
      </w:del>
    </w:p>
    <w:p w14:paraId="675C969D" w14:textId="426B6DC0" w:rsidR="008334DD" w:rsidDel="00DC05C3" w:rsidRDefault="00DA435B" w:rsidP="008334DD">
      <w:pPr>
        <w:spacing w:after="0" w:line="240" w:lineRule="auto"/>
        <w:rPr>
          <w:del w:id="645" w:author="Alice TIERTANT" w:date="2026-07-16T16:06:00Z"/>
        </w:rPr>
      </w:pPr>
      <w:del w:id="646" w:author="Alice TIERTANT" w:date="2026-07-16T16:06:00Z">
        <w:r w:rsidRPr="7CCA0804" w:rsidDel="00DC05C3">
          <w:rPr>
            <w:rFonts w:ascii="Aptos" w:eastAsia="Aptos" w:hAnsi="Aptos" w:cs="Aptos"/>
          </w:rPr>
          <w:delText>Le site devra offrir la possibilité aux visiteurs de réserver un créneau de test.</w:delText>
        </w:r>
        <w:r w:rsidR="008334DD" w:rsidRPr="008334DD" w:rsidDel="00DC05C3">
          <w:delText xml:space="preserve"> </w:delText>
        </w:r>
      </w:del>
    </w:p>
    <w:p w14:paraId="73941C23" w14:textId="6FAAEAA7" w:rsidR="00D66225" w:rsidDel="00DC05C3" w:rsidRDefault="00D66225" w:rsidP="008334DD">
      <w:pPr>
        <w:spacing w:after="0" w:line="240" w:lineRule="auto"/>
        <w:rPr>
          <w:del w:id="647" w:author="Alice TIERTANT" w:date="2026-07-16T16:06:00Z"/>
        </w:rPr>
      </w:pPr>
      <w:del w:id="648" w:author="Alice TIERTANT" w:date="2026-07-16T16:06:00Z">
        <w:r w:rsidDel="00DC05C3">
          <w:delText>Page de réservation d’essai :</w:delText>
        </w:r>
      </w:del>
    </w:p>
    <w:p w14:paraId="664405D1" w14:textId="63C46B9B" w:rsidR="00D66225" w:rsidDel="00DC05C3" w:rsidRDefault="00D66225" w:rsidP="00A07A30">
      <w:pPr>
        <w:pStyle w:val="Paragraphedeliste"/>
        <w:numPr>
          <w:ilvl w:val="0"/>
          <w:numId w:val="46"/>
        </w:numPr>
        <w:spacing w:after="0" w:line="240" w:lineRule="auto"/>
        <w:rPr>
          <w:del w:id="649" w:author="Alice TIERTANT" w:date="2026-07-16T16:06:00Z"/>
        </w:rPr>
      </w:pPr>
      <w:del w:id="650" w:author="Alice TIERTANT" w:date="2026-07-16T16:06:00Z">
        <w:r w:rsidDel="00DC05C3">
          <w:delText>Choix du lieu</w:delText>
        </w:r>
        <w:r w:rsidR="002021F4" w:rsidDel="00DC05C3">
          <w:delText xml:space="preserve"> et du créneau horaire selon date du salon et disponibilité</w:delText>
        </w:r>
      </w:del>
    </w:p>
    <w:p w14:paraId="1A6F3DE2" w14:textId="6A91BDDE" w:rsidR="00867A47" w:rsidDel="00DC05C3" w:rsidRDefault="00A24682" w:rsidP="00A07A30">
      <w:pPr>
        <w:pStyle w:val="Paragraphedeliste"/>
        <w:numPr>
          <w:ilvl w:val="1"/>
          <w:numId w:val="47"/>
        </w:numPr>
        <w:spacing w:after="0" w:line="240" w:lineRule="auto"/>
        <w:rPr>
          <w:del w:id="651" w:author="Alice TIERTANT" w:date="2026-07-16T16:06:00Z"/>
        </w:rPr>
      </w:pPr>
      <w:del w:id="652" w:author="Alice TIERTANT" w:date="2026-07-16T16:06:00Z">
        <w:r w:rsidDel="00DC05C3">
          <w:delText>Sélection</w:delText>
        </w:r>
        <w:r w:rsidR="00867A47" w:rsidDel="00DC05C3">
          <w:delText xml:space="preserve"> du lieu par liste à choix</w:delText>
        </w:r>
      </w:del>
    </w:p>
    <w:p w14:paraId="773F160A" w14:textId="50A92DB4" w:rsidR="00867A47" w:rsidDel="00DC05C3" w:rsidRDefault="00867A47" w:rsidP="00A07A30">
      <w:pPr>
        <w:pStyle w:val="Paragraphedeliste"/>
        <w:numPr>
          <w:ilvl w:val="1"/>
          <w:numId w:val="47"/>
        </w:numPr>
        <w:spacing w:after="0" w:line="240" w:lineRule="auto"/>
        <w:rPr>
          <w:del w:id="653" w:author="Alice TIERTANT" w:date="2026-07-16T16:06:00Z"/>
        </w:rPr>
      </w:pPr>
      <w:del w:id="654" w:author="Alice TIERTANT" w:date="2026-07-16T16:06:00Z">
        <w:r w:rsidDel="00DC05C3">
          <w:delText>Mise à jour des disponibilités en temps réel</w:delText>
        </w:r>
      </w:del>
    </w:p>
    <w:p w14:paraId="6E6D828D" w14:textId="3256A94D" w:rsidR="00DA435B" w:rsidDel="00DC05C3" w:rsidRDefault="002F2CF1" w:rsidP="00A07A30">
      <w:pPr>
        <w:pStyle w:val="Paragraphedeliste"/>
        <w:numPr>
          <w:ilvl w:val="0"/>
          <w:numId w:val="46"/>
        </w:numPr>
        <w:spacing w:after="0" w:line="240" w:lineRule="auto"/>
        <w:rPr>
          <w:del w:id="655" w:author="Alice TIERTANT" w:date="2026-07-16T16:06:00Z"/>
        </w:rPr>
      </w:pPr>
      <w:del w:id="656" w:author="Alice TIERTANT" w:date="2026-07-16T16:06:00Z">
        <w:r w:rsidDel="00DC05C3">
          <w:delText>Confirmation de réservation envoyée par email</w:delText>
        </w:r>
      </w:del>
    </w:p>
    <w:p w14:paraId="7A3643F8" w14:textId="212EAB4B" w:rsidR="00DA435B" w:rsidDel="00DC05C3" w:rsidRDefault="00DA435B" w:rsidP="00134BDF">
      <w:pPr>
        <w:pStyle w:val="Titre3"/>
        <w:rPr>
          <w:del w:id="657" w:author="Alice TIERTANT" w:date="2026-07-16T16:06:00Z"/>
        </w:rPr>
      </w:pPr>
      <w:bookmarkStart w:id="658" w:name="_Toc235087866"/>
      <w:del w:id="659" w:author="Alice TIERTANT" w:date="2026-07-16T16:06:00Z">
        <w:r w:rsidRPr="00134BDF" w:rsidDel="00DC05C3">
          <w:delText>Réseautage</w:delText>
        </w:r>
        <w:bookmarkEnd w:id="658"/>
      </w:del>
    </w:p>
    <w:p w14:paraId="4E88063E" w14:textId="463D07BA" w:rsidR="00A24682" w:rsidRPr="00A24682" w:rsidDel="00DC05C3" w:rsidRDefault="003D6CFF" w:rsidP="00A24682">
      <w:pPr>
        <w:rPr>
          <w:del w:id="660" w:author="Alice TIERTANT" w:date="2026-07-16T16:06:00Z"/>
        </w:rPr>
      </w:pPr>
      <w:del w:id="661" w:author="Alice TIERTANT" w:date="2026-07-16T16:06:00Z">
        <w:r w:rsidDel="00DC05C3">
          <w:delText>Le site proposera aux visiteurs de s’inscrire gratuitement à la newsletter trimestrielle.</w:delText>
        </w:r>
        <w:r w:rsidDel="00DC05C3">
          <w:br/>
          <w:delText>Les liens vers les réseaux sociaux seront présents et mis en avant.</w:delText>
        </w:r>
        <w:r w:rsidDel="00DC05C3">
          <w:br/>
          <w:delText>Un</w:delText>
        </w:r>
        <w:r w:rsidR="00176032" w:rsidDel="00DC05C3">
          <w:delText xml:space="preserve"> carrousel d’avis sera présent sur la page d’accueil </w:delText>
        </w:r>
        <w:r w:rsidR="003725D1" w:rsidDel="00DC05C3">
          <w:delText>ainsi qu’une vidéo de témoignage </w:delText>
        </w:r>
      </w:del>
    </w:p>
    <w:p w14:paraId="497495F5" w14:textId="5FFF901C" w:rsidR="00DA435B" w:rsidRPr="00134BDF" w:rsidDel="00DC05C3" w:rsidRDefault="00DA435B" w:rsidP="00134BDF">
      <w:pPr>
        <w:pStyle w:val="Titre3"/>
        <w:rPr>
          <w:del w:id="662" w:author="Alice TIERTANT" w:date="2026-07-16T16:06:00Z"/>
        </w:rPr>
      </w:pPr>
      <w:bookmarkStart w:id="663" w:name="_Toc235087867"/>
      <w:del w:id="664" w:author="Alice TIERTANT" w:date="2026-07-16T16:06:00Z">
        <w:r w:rsidRPr="00134BDF" w:rsidDel="00DC05C3">
          <w:delText>Espace entretien</w:delText>
        </w:r>
        <w:bookmarkEnd w:id="663"/>
      </w:del>
    </w:p>
    <w:p w14:paraId="18A9A675" w14:textId="458B4C1C" w:rsidR="00DA435B" w:rsidDel="00DC05C3" w:rsidRDefault="003725D1" w:rsidP="00A26F18">
      <w:pPr>
        <w:spacing w:after="0" w:line="240" w:lineRule="auto"/>
        <w:rPr>
          <w:del w:id="665" w:author="Alice TIERTANT" w:date="2026-07-16T16:06:00Z"/>
          <w:rFonts w:ascii="Aptos" w:eastAsia="Aptos" w:hAnsi="Aptos" w:cs="Aptos"/>
        </w:rPr>
      </w:pPr>
      <w:del w:id="666" w:author="Alice TIERTANT" w:date="2026-07-16T16:06:00Z">
        <w:r w:rsidDel="00DC05C3">
          <w:rPr>
            <w:rFonts w:ascii="Aptos" w:eastAsia="Aptos" w:hAnsi="Aptos" w:cs="Aptos"/>
          </w:rPr>
          <w:delText>Une page sera dédiée à l’entretien des vélomobiles.</w:delText>
        </w:r>
        <w:r w:rsidDel="00DC05C3">
          <w:br/>
        </w:r>
        <w:r w:rsidDel="00DC05C3">
          <w:rPr>
            <w:rFonts w:ascii="Aptos" w:eastAsia="Aptos" w:hAnsi="Aptos" w:cs="Aptos"/>
          </w:rPr>
          <w:delText>Afin de faciliter</w:delText>
        </w:r>
        <w:r w:rsidR="00400D34" w:rsidDel="00DC05C3">
          <w:rPr>
            <w:rFonts w:ascii="Aptos" w:eastAsia="Aptos" w:hAnsi="Aptos" w:cs="Aptos"/>
          </w:rPr>
          <w:delText xml:space="preserve"> la navigation parmi les fiches techniques</w:delText>
        </w:r>
        <w:r w:rsidR="003D497E" w:rsidDel="00DC05C3">
          <w:rPr>
            <w:rFonts w:ascii="Aptos" w:eastAsia="Aptos" w:hAnsi="Aptos" w:cs="Aptos"/>
          </w:rPr>
          <w:delText xml:space="preserve"> une barre de recherche sera présente pour </w:delText>
        </w:r>
        <w:r w:rsidR="008B7FF6" w:rsidDel="00DC05C3">
          <w:rPr>
            <w:rFonts w:ascii="Aptos" w:eastAsia="Aptos" w:hAnsi="Aptos" w:cs="Aptos"/>
          </w:rPr>
          <w:delText xml:space="preserve">limiter les fiches </w:delText>
        </w:r>
        <w:r w:rsidR="00D93E96" w:rsidDel="00DC05C3">
          <w:rPr>
            <w:rFonts w:ascii="Aptos" w:eastAsia="Aptos" w:hAnsi="Aptos" w:cs="Aptos"/>
          </w:rPr>
          <w:delText xml:space="preserve">techniques au </w:delText>
        </w:r>
        <w:r w:rsidR="00742FF9" w:rsidDel="00DC05C3">
          <w:rPr>
            <w:rFonts w:ascii="Aptos" w:eastAsia="Aptos" w:hAnsi="Aptos" w:cs="Aptos"/>
          </w:rPr>
          <w:delText>modèle</w:delText>
        </w:r>
        <w:r w:rsidR="00D93E96" w:rsidDel="00DC05C3">
          <w:rPr>
            <w:rFonts w:ascii="Aptos" w:eastAsia="Aptos" w:hAnsi="Aptos" w:cs="Aptos"/>
          </w:rPr>
          <w:delText xml:space="preserve"> choisi.</w:delText>
        </w:r>
      </w:del>
    </w:p>
    <w:p w14:paraId="28C5FCE4" w14:textId="1E0866B0" w:rsidR="00BE630F" w:rsidDel="00DC05C3" w:rsidRDefault="00BE630F" w:rsidP="00A26F18">
      <w:pPr>
        <w:spacing w:after="0" w:line="240" w:lineRule="auto"/>
        <w:rPr>
          <w:del w:id="667" w:author="Alice TIERTANT" w:date="2026-07-16T16:06:00Z"/>
          <w:rFonts w:ascii="Aptos" w:eastAsia="Aptos" w:hAnsi="Aptos" w:cs="Aptos"/>
        </w:rPr>
      </w:pPr>
      <w:del w:id="668" w:author="Alice TIERTANT" w:date="2026-07-16T16:06:00Z">
        <w:r w:rsidDel="00DC05C3">
          <w:rPr>
            <w:rFonts w:ascii="Aptos" w:eastAsia="Aptos" w:hAnsi="Aptos" w:cs="Aptos"/>
          </w:rPr>
          <w:delText>Les fiches seront présentées sous la forme de FAQ :</w:delText>
        </w:r>
      </w:del>
    </w:p>
    <w:p w14:paraId="4BE2DB40" w14:textId="26AD9531" w:rsidR="00BE630F" w:rsidDel="00DC05C3" w:rsidRDefault="00BE630F" w:rsidP="00A07A30">
      <w:pPr>
        <w:pStyle w:val="Paragraphedeliste"/>
        <w:numPr>
          <w:ilvl w:val="0"/>
          <w:numId w:val="48"/>
        </w:numPr>
        <w:spacing w:after="0" w:line="240" w:lineRule="auto"/>
        <w:rPr>
          <w:del w:id="669" w:author="Alice TIERTANT" w:date="2026-07-16T16:06:00Z"/>
        </w:rPr>
      </w:pPr>
      <w:del w:id="670" w:author="Alice TIERTANT" w:date="2026-07-16T16:06:00Z">
        <w:r w:rsidDel="00DC05C3">
          <w:delText>Entretien hebdomadaire</w:delText>
        </w:r>
      </w:del>
    </w:p>
    <w:p w14:paraId="37B958E3" w14:textId="1D20FC63" w:rsidR="00BE630F" w:rsidDel="00DC05C3" w:rsidRDefault="00BE630F" w:rsidP="00A07A30">
      <w:pPr>
        <w:pStyle w:val="Paragraphedeliste"/>
        <w:numPr>
          <w:ilvl w:val="0"/>
          <w:numId w:val="48"/>
        </w:numPr>
        <w:spacing w:after="0" w:line="240" w:lineRule="auto"/>
        <w:rPr>
          <w:del w:id="671" w:author="Alice TIERTANT" w:date="2026-07-16T16:06:00Z"/>
        </w:rPr>
      </w:pPr>
      <w:del w:id="672" w:author="Alice TIERTANT" w:date="2026-07-16T16:06:00Z">
        <w:r w:rsidDel="00DC05C3">
          <w:delText>Entretien mensuel</w:delText>
        </w:r>
      </w:del>
    </w:p>
    <w:p w14:paraId="6F50952C" w14:textId="4A2981E8" w:rsidR="00BE630F" w:rsidDel="00DC05C3" w:rsidRDefault="00742FF9" w:rsidP="00A07A30">
      <w:pPr>
        <w:pStyle w:val="Paragraphedeliste"/>
        <w:numPr>
          <w:ilvl w:val="0"/>
          <w:numId w:val="48"/>
        </w:numPr>
        <w:spacing w:after="0" w:line="240" w:lineRule="auto"/>
        <w:rPr>
          <w:del w:id="673" w:author="Alice TIERTANT" w:date="2026-07-16T16:06:00Z"/>
        </w:rPr>
      </w:pPr>
      <w:del w:id="674" w:author="Alice TIERTANT" w:date="2026-07-16T16:06:00Z">
        <w:r w:rsidDel="00DC05C3">
          <w:delText>Réparation / Changement de pièce</w:delText>
        </w:r>
      </w:del>
    </w:p>
    <w:p w14:paraId="5A62F958" w14:textId="2DE100B0" w:rsidR="00414918" w:rsidDel="00DC05C3" w:rsidRDefault="0B28BAE5" w:rsidP="00A26F18">
      <w:pPr>
        <w:spacing w:after="0" w:line="240" w:lineRule="auto"/>
        <w:rPr>
          <w:del w:id="675" w:author="Alice TIERTANT" w:date="2026-07-16T16:06:00Z"/>
        </w:rPr>
      </w:pPr>
      <w:del w:id="676" w:author="Alice TIERTANT" w:date="2026-07-16T16:06:00Z">
        <w:r w:rsidDel="00DC05C3">
          <w:delText>Les fiches contiendront des vidéos tuto, des liens vers les pièces détachées, ainsi qu’un texte explicatif avec photo pour ceux qui préfèrent.</w:delText>
        </w:r>
      </w:del>
    </w:p>
    <w:p w14:paraId="38793EE1" w14:textId="6E1F9AC9" w:rsidR="00414918" w:rsidDel="00DC05C3" w:rsidRDefault="00D2257E" w:rsidP="00134BDF">
      <w:pPr>
        <w:pStyle w:val="Titre3"/>
        <w:rPr>
          <w:del w:id="677" w:author="Alice TIERTANT" w:date="2026-07-16T16:06:00Z"/>
        </w:rPr>
      </w:pPr>
      <w:del w:id="678" w:author="Alice TIERTANT" w:date="2026-07-16T16:06:00Z">
        <w:r w:rsidDel="00DC05C3">
          <w:delText xml:space="preserve"> </w:delText>
        </w:r>
        <w:bookmarkStart w:id="679" w:name="_Toc235087868"/>
        <w:r w:rsidR="008334DD" w:rsidDel="00DC05C3">
          <w:delText xml:space="preserve">Espace </w:delText>
        </w:r>
        <w:r w:rsidDel="00DC05C3">
          <w:delText>membre</w:delText>
        </w:r>
        <w:bookmarkEnd w:id="679"/>
      </w:del>
    </w:p>
    <w:p w14:paraId="1E72B310" w14:textId="26777A44" w:rsidR="00DE56F3" w:rsidDel="00DC05C3" w:rsidRDefault="00742FF9" w:rsidP="00AC5A0F">
      <w:pPr>
        <w:spacing w:after="240" w:line="240" w:lineRule="auto"/>
        <w:rPr>
          <w:del w:id="680" w:author="Alice TIERTANT" w:date="2026-07-16T16:06:00Z"/>
        </w:rPr>
      </w:pPr>
      <w:del w:id="681" w:author="Alice TIERTANT" w:date="2026-07-16T16:06:00Z">
        <w:r w:rsidDel="00DC05C3">
          <w:delText>Il sera possible pour les visiteurs du site de créer un compte</w:delText>
        </w:r>
        <w:r w:rsidR="00DE56F3" w:rsidDel="00DC05C3">
          <w:delText>.</w:delText>
        </w:r>
      </w:del>
    </w:p>
    <w:p w14:paraId="486CC838" w14:textId="4C6FD715" w:rsidR="00AD222A" w:rsidDel="00DC05C3" w:rsidRDefault="00AD222A" w:rsidP="00AD222A">
      <w:pPr>
        <w:spacing w:after="0" w:line="240" w:lineRule="auto"/>
        <w:rPr>
          <w:del w:id="682" w:author="Alice TIERTANT" w:date="2026-07-16T16:06:00Z"/>
        </w:rPr>
      </w:pPr>
      <w:del w:id="683" w:author="Alice TIERTANT" w:date="2026-07-16T16:06:00Z">
        <w:r w:rsidDel="00DC05C3">
          <w:delText>Inscription/connexion :</w:delText>
        </w:r>
      </w:del>
    </w:p>
    <w:p w14:paraId="1049D6E7" w14:textId="6C95D14E" w:rsidR="00AD222A" w:rsidDel="00DC05C3" w:rsidRDefault="00DE56F3" w:rsidP="00A07A30">
      <w:pPr>
        <w:pStyle w:val="Paragraphedeliste"/>
        <w:numPr>
          <w:ilvl w:val="0"/>
          <w:numId w:val="49"/>
        </w:numPr>
        <w:spacing w:after="0" w:line="240" w:lineRule="auto"/>
        <w:rPr>
          <w:del w:id="684" w:author="Alice TIERTANT" w:date="2026-07-16T16:06:00Z"/>
        </w:rPr>
      </w:pPr>
      <w:del w:id="685" w:author="Alice TIERTANT" w:date="2026-07-16T16:06:00Z">
        <w:r w:rsidDel="00DC05C3">
          <w:delText>C</w:delText>
        </w:r>
        <w:r w:rsidR="00AD222A" w:rsidDel="00DC05C3">
          <w:delText>réation d’un compte</w:delText>
        </w:r>
      </w:del>
    </w:p>
    <w:p w14:paraId="7BC60520" w14:textId="03F35EE2" w:rsidR="00AD222A" w:rsidDel="00DC05C3" w:rsidRDefault="00DE56F3" w:rsidP="00A07A30">
      <w:pPr>
        <w:pStyle w:val="Paragraphedeliste"/>
        <w:numPr>
          <w:ilvl w:val="0"/>
          <w:numId w:val="49"/>
        </w:numPr>
        <w:spacing w:after="0" w:line="240" w:lineRule="auto"/>
        <w:rPr>
          <w:del w:id="686" w:author="Alice TIERTANT" w:date="2026-07-16T16:06:00Z"/>
        </w:rPr>
      </w:pPr>
      <w:del w:id="687" w:author="Alice TIERTANT" w:date="2026-07-16T16:06:00Z">
        <w:r w:rsidDel="00DC05C3">
          <w:delText>C</w:delText>
        </w:r>
        <w:r w:rsidR="00AD222A" w:rsidDel="00DC05C3">
          <w:delText>onnexion dans le cas d’un compte existant</w:delText>
        </w:r>
      </w:del>
    </w:p>
    <w:p w14:paraId="76BF9914" w14:textId="0D8E220C" w:rsidR="00AD222A" w:rsidDel="00DC05C3" w:rsidRDefault="00DE56F3" w:rsidP="00A07A30">
      <w:pPr>
        <w:pStyle w:val="Paragraphedeliste"/>
        <w:numPr>
          <w:ilvl w:val="0"/>
          <w:numId w:val="49"/>
        </w:numPr>
        <w:spacing w:after="0" w:line="240" w:lineRule="auto"/>
        <w:rPr>
          <w:del w:id="688" w:author="Alice TIERTANT" w:date="2026-07-16T16:06:00Z"/>
        </w:rPr>
      </w:pPr>
      <w:del w:id="689" w:author="Alice TIERTANT" w:date="2026-07-16T16:06:00Z">
        <w:r w:rsidDel="00DC05C3">
          <w:delText>P</w:delText>
        </w:r>
        <w:r w:rsidR="00AD222A" w:rsidDel="00DC05C3">
          <w:delText>ossibilité de tracking de la commande</w:delText>
        </w:r>
      </w:del>
    </w:p>
    <w:p w14:paraId="2F60893B" w14:textId="04196557" w:rsidR="00AD222A" w:rsidDel="00DC05C3" w:rsidRDefault="00DE56F3" w:rsidP="00A07A30">
      <w:pPr>
        <w:pStyle w:val="Paragraphedeliste"/>
        <w:numPr>
          <w:ilvl w:val="0"/>
          <w:numId w:val="49"/>
        </w:numPr>
        <w:spacing w:after="0" w:line="240" w:lineRule="auto"/>
        <w:rPr>
          <w:del w:id="690" w:author="Alice TIERTANT" w:date="2026-07-16T16:06:00Z"/>
        </w:rPr>
      </w:pPr>
      <w:del w:id="691" w:author="Alice TIERTANT" w:date="2026-07-16T16:06:00Z">
        <w:r w:rsidDel="00DC05C3">
          <w:delText>V</w:delText>
        </w:r>
        <w:r w:rsidR="00AD222A" w:rsidDel="00DC05C3">
          <w:delText>isualisation des factures</w:delText>
        </w:r>
      </w:del>
    </w:p>
    <w:p w14:paraId="1C5FC744" w14:textId="39967682" w:rsidR="00AD222A" w:rsidDel="00DC05C3" w:rsidRDefault="00533259" w:rsidP="00A07A30">
      <w:pPr>
        <w:pStyle w:val="Paragraphedeliste"/>
        <w:numPr>
          <w:ilvl w:val="0"/>
          <w:numId w:val="49"/>
        </w:numPr>
        <w:spacing w:after="480" w:line="240" w:lineRule="auto"/>
        <w:rPr>
          <w:del w:id="692" w:author="Alice TIERTANT" w:date="2026-07-16T16:06:00Z"/>
        </w:rPr>
      </w:pPr>
      <w:del w:id="693" w:author="Alice TIERTANT" w:date="2026-07-16T16:06:00Z">
        <w:r w:rsidDel="00DC05C3">
          <w:delText>Possibilité de modifier le compte (Mot de passe, adresse de livraison, moyen de paiement</w:delText>
        </w:r>
        <w:r w:rsidR="009264BC" w:rsidDel="00DC05C3">
          <w:delText>)</w:delText>
        </w:r>
      </w:del>
    </w:p>
    <w:p w14:paraId="2963E086" w14:textId="19539D59" w:rsidR="00D2257E" w:rsidDel="00DC05C3" w:rsidRDefault="00D2257E" w:rsidP="00D2257E">
      <w:pPr>
        <w:spacing w:after="0" w:line="240" w:lineRule="auto"/>
        <w:rPr>
          <w:del w:id="694" w:author="Alice TIERTANT" w:date="2026-07-16T16:06:00Z"/>
        </w:rPr>
      </w:pPr>
      <w:del w:id="695" w:author="Alice TIERTANT" w:date="2026-07-16T16:06:00Z">
        <w:r w:rsidDel="00DC05C3">
          <w:delText>Paiement :</w:delText>
        </w:r>
      </w:del>
    </w:p>
    <w:p w14:paraId="77A943F3" w14:textId="15E1AEB2" w:rsidR="00D2257E" w:rsidDel="00DC05C3" w:rsidRDefault="00D2257E" w:rsidP="00DE56F3">
      <w:pPr>
        <w:pStyle w:val="Paragraphedeliste"/>
        <w:numPr>
          <w:ilvl w:val="0"/>
          <w:numId w:val="50"/>
        </w:numPr>
        <w:spacing w:after="0" w:line="240" w:lineRule="auto"/>
        <w:rPr>
          <w:del w:id="696" w:author="Alice TIERTANT" w:date="2026-07-16T16:06:00Z"/>
        </w:rPr>
      </w:pPr>
      <w:del w:id="697" w:author="Alice TIERTANT" w:date="2026-07-16T16:06:00Z">
        <w:r w:rsidDel="00DC05C3">
          <w:delText>Récapitulatif de la commande</w:delText>
        </w:r>
      </w:del>
    </w:p>
    <w:p w14:paraId="33A0C839" w14:textId="700DE050" w:rsidR="00D2257E" w:rsidDel="00DC05C3" w:rsidRDefault="00D2257E" w:rsidP="00DE56F3">
      <w:pPr>
        <w:pStyle w:val="Paragraphedeliste"/>
        <w:numPr>
          <w:ilvl w:val="0"/>
          <w:numId w:val="50"/>
        </w:numPr>
        <w:spacing w:after="0" w:line="240" w:lineRule="auto"/>
        <w:rPr>
          <w:del w:id="698" w:author="Alice TIERTANT" w:date="2026-07-16T16:06:00Z"/>
        </w:rPr>
      </w:pPr>
      <w:del w:id="699" w:author="Alice TIERTANT" w:date="2026-07-16T16:06:00Z">
        <w:r w:rsidDel="00DC05C3">
          <w:delText>Possibilité de revenir en arrière pour modifier la personnalisation</w:delText>
        </w:r>
      </w:del>
    </w:p>
    <w:p w14:paraId="194E6E0B" w14:textId="0214CA6B" w:rsidR="00C32885" w:rsidDel="00DC05C3" w:rsidRDefault="00D2257E" w:rsidP="00DE56F3">
      <w:pPr>
        <w:pStyle w:val="Paragraphedeliste"/>
        <w:numPr>
          <w:ilvl w:val="0"/>
          <w:numId w:val="50"/>
        </w:numPr>
        <w:spacing w:after="0" w:line="240" w:lineRule="auto"/>
        <w:rPr>
          <w:del w:id="700" w:author="Alice TIERTANT" w:date="2026-07-16T16:06:00Z"/>
        </w:rPr>
      </w:pPr>
      <w:del w:id="701" w:author="Alice TIERTANT" w:date="2026-07-16T16:06:00Z">
        <w:r w:rsidDel="00DC05C3">
          <w:delText>Paiement sécurisé</w:delText>
        </w:r>
      </w:del>
    </w:p>
    <w:p w14:paraId="246876A1" w14:textId="7A597E66" w:rsidR="57294A77" w:rsidRPr="001404E0" w:rsidRDefault="03F37F91" w:rsidP="00F42BAF">
      <w:pPr>
        <w:pStyle w:val="Titre1"/>
      </w:pPr>
      <w:bookmarkStart w:id="702" w:name="_Toc235087869"/>
      <w:r w:rsidRPr="57294A77">
        <w:t>Spécifications techniques</w:t>
      </w:r>
      <w:bookmarkEnd w:id="702"/>
    </w:p>
    <w:p w14:paraId="54DAC881" w14:textId="3F96C441" w:rsidR="00414918" w:rsidRPr="00F42BAF" w:rsidRDefault="42C4C753" w:rsidP="00F42BAF">
      <w:pPr>
        <w:pStyle w:val="Titre2"/>
        <w:numPr>
          <w:ilvl w:val="0"/>
          <w:numId w:val="43"/>
        </w:numPr>
      </w:pPr>
      <w:bookmarkStart w:id="703" w:name="_Toc235087870"/>
      <w:r w:rsidRPr="00F42BAF">
        <w:rPr>
          <w:rStyle w:val="Titre2Car"/>
        </w:rPr>
        <w:t>Eco-conception</w:t>
      </w:r>
      <w:bookmarkEnd w:id="703"/>
      <w:r w:rsidRPr="00F42BAF">
        <w:t xml:space="preserve"> </w:t>
      </w:r>
    </w:p>
    <w:p w14:paraId="67D9F0E3" w14:textId="41DE2972" w:rsidR="00414918" w:rsidRDefault="7161A9DD" w:rsidP="00C7520A">
      <w:r>
        <w:t>Le site sera épuré et pr</w:t>
      </w:r>
      <w:r w:rsidR="006C3154">
        <w:t>em</w:t>
      </w:r>
      <w:r>
        <w:t>ium</w:t>
      </w:r>
    </w:p>
    <w:p w14:paraId="3548CE4E" w14:textId="51E3B3AD" w:rsidR="00414918" w:rsidRDefault="7161A9DD" w:rsidP="00C7520A">
      <w:r>
        <w:t xml:space="preserve">Le contenu sera limité pour </w:t>
      </w:r>
      <w:r w:rsidR="1482AA29">
        <w:t xml:space="preserve">minimiser </w:t>
      </w:r>
      <w:r>
        <w:t>l’utilisation</w:t>
      </w:r>
      <w:r w:rsidR="314E794C">
        <w:t xml:space="preserve"> des ressources.</w:t>
      </w:r>
    </w:p>
    <w:p w14:paraId="59D8A20C" w14:textId="5D9D6C79" w:rsidR="2F70161A" w:rsidDel="004C1E02" w:rsidRDefault="2F70161A" w:rsidP="00C7520A">
      <w:pPr>
        <w:rPr>
          <w:del w:id="704" w:author="Alice TIERTANT" w:date="2026-07-16T16:46:00Z"/>
        </w:rPr>
      </w:pPr>
      <w:r>
        <w:t xml:space="preserve">L’hébergement se </w:t>
      </w:r>
      <w:r w:rsidR="002E6F5E">
        <w:t>fera</w:t>
      </w:r>
      <w:r>
        <w:t xml:space="preserve"> sur un serveur français.</w:t>
      </w:r>
    </w:p>
    <w:p w14:paraId="6F698600" w14:textId="4E419B53" w:rsidR="00414918" w:rsidRDefault="00414918" w:rsidP="004C1E02">
      <w:pPr>
        <w:pPrChange w:id="705" w:author="Alice TIERTANT" w:date="2026-07-16T16:46:00Z">
          <w:pPr>
            <w:spacing w:after="0" w:line="240" w:lineRule="auto"/>
            <w:ind w:firstLine="708"/>
          </w:pPr>
        </w:pPrChange>
      </w:pPr>
    </w:p>
    <w:p w14:paraId="4B5A75DA" w14:textId="01FE905E" w:rsidR="00414918" w:rsidRDefault="6B51B09F" w:rsidP="00F42BAF">
      <w:pPr>
        <w:pStyle w:val="Titre2"/>
      </w:pPr>
      <w:bookmarkStart w:id="706" w:name="_Toc235087871"/>
      <w:r w:rsidRPr="57294A77">
        <w:t>Technologies</w:t>
      </w:r>
      <w:bookmarkEnd w:id="706"/>
    </w:p>
    <w:p w14:paraId="24809547" w14:textId="5062EEE5" w:rsidR="00414918" w:rsidRDefault="3485A945" w:rsidP="00C7520A">
      <w:r>
        <w:t xml:space="preserve">Pas d’utilisation de </w:t>
      </w:r>
      <w:proofErr w:type="spellStart"/>
      <w:r>
        <w:t>framework</w:t>
      </w:r>
      <w:proofErr w:type="spellEnd"/>
    </w:p>
    <w:p w14:paraId="61152F1F" w14:textId="5DAED754" w:rsidR="6B51B09F" w:rsidRDefault="6B51B09F" w:rsidP="00C7520A">
      <w:proofErr w:type="spellStart"/>
      <w:r>
        <w:t>Typescript</w:t>
      </w:r>
      <w:proofErr w:type="spellEnd"/>
      <w:r>
        <w:t xml:space="preserve"> </w:t>
      </w:r>
      <w:r w:rsidR="7700063A">
        <w:t>pour le front</w:t>
      </w:r>
    </w:p>
    <w:p w14:paraId="0985AFBC" w14:textId="45C8C6F2" w:rsidR="7700063A" w:rsidRDefault="7700063A" w:rsidP="00C7520A">
      <w:r>
        <w:t>PHP pour le back end</w:t>
      </w:r>
    </w:p>
    <w:p w14:paraId="536D8C0F" w14:textId="7B62D8A2" w:rsidR="7700063A" w:rsidRDefault="7700063A" w:rsidP="00C7520A">
      <w:r>
        <w:t>Technologie MVC</w:t>
      </w:r>
    </w:p>
    <w:p w14:paraId="211881F8" w14:textId="3F33622B" w:rsidR="51ED2010" w:rsidRDefault="51ED2010" w:rsidP="00C7520A">
      <w:r>
        <w:t xml:space="preserve">Base de données </w:t>
      </w:r>
      <w:proofErr w:type="spellStart"/>
      <w:r>
        <w:t>Mysql</w:t>
      </w:r>
      <w:proofErr w:type="spellEnd"/>
    </w:p>
    <w:p w14:paraId="1950EA7E" w14:textId="1A008F2D" w:rsidR="00414918" w:rsidRDefault="2A06C164" w:rsidP="00F42BAF">
      <w:pPr>
        <w:pStyle w:val="Titre2"/>
      </w:pPr>
      <w:bookmarkStart w:id="707" w:name="_Toc235087872"/>
      <w:r w:rsidRPr="57294A77">
        <w:t>Responsive</w:t>
      </w:r>
      <w:bookmarkEnd w:id="707"/>
    </w:p>
    <w:p w14:paraId="23A1FFE2" w14:textId="40A26BCC" w:rsidR="00414918" w:rsidRDefault="1AB03D58" w:rsidP="00C7520A">
      <w:r>
        <w:t>Le site s’adaptera à différentes tailles d’écran</w:t>
      </w:r>
      <w:r w:rsidR="002E6F5E">
        <w:t xml:space="preserve"> (Web/Tablette/Mobile)</w:t>
      </w:r>
    </w:p>
    <w:p w14:paraId="5A51024B" w14:textId="10ED0915" w:rsidR="00414918" w:rsidRDefault="1AB03D58" w:rsidP="00C7520A">
      <w:r>
        <w:t>Les données inutiles ne seront pas chargées sur les petits écrans</w:t>
      </w:r>
    </w:p>
    <w:p w14:paraId="1248CF24" w14:textId="35E5BEEC" w:rsidR="00414918" w:rsidRDefault="539F02A2" w:rsidP="00F42BAF">
      <w:pPr>
        <w:pStyle w:val="Titre2"/>
      </w:pPr>
      <w:bookmarkStart w:id="708" w:name="_Toc235087873"/>
      <w:r w:rsidRPr="57294A77">
        <w:t>Performance</w:t>
      </w:r>
      <w:bookmarkEnd w:id="708"/>
    </w:p>
    <w:p w14:paraId="731C6393" w14:textId="22BE7283" w:rsidR="00414918" w:rsidRDefault="067A7BDB" w:rsidP="00C7520A">
      <w:r>
        <w:t>Utilisation d’</w:t>
      </w:r>
      <w:r w:rsidR="002E6F5E">
        <w:t>API</w:t>
      </w:r>
      <w:r>
        <w:t xml:space="preserve"> pour limiter les rechargements totaux de page.</w:t>
      </w:r>
    </w:p>
    <w:p w14:paraId="031591A5" w14:textId="69E55A0E" w:rsidR="00414918" w:rsidRDefault="539F02A2" w:rsidP="00C7520A">
      <w:r>
        <w:t xml:space="preserve">Une mise en cache réfléchie permettra </w:t>
      </w:r>
      <w:r w:rsidR="49D92C8B">
        <w:t xml:space="preserve">de limiter le </w:t>
      </w:r>
      <w:r w:rsidR="032EE82E">
        <w:t>transfert</w:t>
      </w:r>
      <w:r w:rsidR="49D92C8B">
        <w:t xml:space="preserve"> de données.</w:t>
      </w:r>
    </w:p>
    <w:p w14:paraId="14A1BEEB" w14:textId="4C90AD20" w:rsidR="1E21C2D8" w:rsidRDefault="1E21C2D8" w:rsidP="00C7520A">
      <w:r>
        <w:t>Taille de photo adaptée pour un chargement rapide des pages.</w:t>
      </w:r>
    </w:p>
    <w:p w14:paraId="5140F170" w14:textId="09C204FF" w:rsidR="00414918" w:rsidRDefault="3A1C919E" w:rsidP="00F42BAF">
      <w:pPr>
        <w:pStyle w:val="Titre2"/>
      </w:pPr>
      <w:bookmarkStart w:id="709" w:name="_Toc235087874"/>
      <w:r w:rsidRPr="57294A77">
        <w:t>Accessibilité universelle</w:t>
      </w:r>
      <w:bookmarkEnd w:id="709"/>
      <w:r w:rsidR="6DFF2324">
        <w:tab/>
      </w:r>
    </w:p>
    <w:p w14:paraId="2A7C2416" w14:textId="26F34CB0" w:rsidR="1D8B6C7E" w:rsidRDefault="1D8B6C7E" w:rsidP="00C7520A">
      <w:r>
        <w:t>Suivra le RGAA</w:t>
      </w:r>
    </w:p>
    <w:p w14:paraId="2A1F66D1" w14:textId="65754578" w:rsidR="7568AB31" w:rsidRDefault="7568AB31" w:rsidP="00C7520A">
      <w:r>
        <w:t>Le site pourra être lu par les lecteurs d’écran.</w:t>
      </w:r>
    </w:p>
    <w:p w14:paraId="38098635" w14:textId="0414EE76" w:rsidR="51A4649B" w:rsidRDefault="51A4649B" w:rsidP="00C7520A">
      <w:r>
        <w:t>Une palette de couleur adapté aux daltoniens.</w:t>
      </w:r>
    </w:p>
    <w:p w14:paraId="52667E49" w14:textId="20F1E64B" w:rsidR="51A4649B" w:rsidRDefault="51A4649B" w:rsidP="00C7520A">
      <w:r>
        <w:t>Possible de mettre plus de contraste pour les dyslexiques.</w:t>
      </w:r>
    </w:p>
    <w:p w14:paraId="54FDAB71" w14:textId="67BF221F" w:rsidR="74E15FE7" w:rsidRDefault="74E15FE7" w:rsidP="00F42BAF">
      <w:pPr>
        <w:pStyle w:val="Titre2"/>
      </w:pPr>
      <w:bookmarkStart w:id="710" w:name="_Toc235087875"/>
      <w:r>
        <w:t>Sécurité</w:t>
      </w:r>
      <w:bookmarkEnd w:id="710"/>
    </w:p>
    <w:p w14:paraId="23779AE3" w14:textId="4D3959CD" w:rsidR="73881F7C" w:rsidRDefault="236F39A2" w:rsidP="00C7520A">
      <w:r>
        <w:t>Le traitement des données se fera suivant les 6 bases légales du RGPD.</w:t>
      </w:r>
    </w:p>
    <w:p w14:paraId="014AA40B" w14:textId="7F3BDFCE" w:rsidR="6FC47535" w:rsidRDefault="505ED6A2" w:rsidP="00C7520A">
      <w:r>
        <w:t>L’utilisateur sera informé de l’utilisation des cookies</w:t>
      </w:r>
      <w:r w:rsidR="002E6F5E">
        <w:t xml:space="preserve"> </w:t>
      </w:r>
      <w:r>
        <w:t xml:space="preserve">et un </w:t>
      </w:r>
      <w:r w:rsidR="1405DDAC">
        <w:t>consentement de sa part sera demandé.</w:t>
      </w:r>
    </w:p>
    <w:p w14:paraId="244A6AD5" w14:textId="258C8A35" w:rsidR="00414918" w:rsidRDefault="60D1797E" w:rsidP="00F42BAF">
      <w:pPr>
        <w:pStyle w:val="Titre2"/>
      </w:pPr>
      <w:bookmarkStart w:id="711" w:name="_Toc235087876"/>
      <w:r w:rsidRPr="57294A77">
        <w:lastRenderedPageBreak/>
        <w:t>Maintenance</w:t>
      </w:r>
      <w:bookmarkEnd w:id="711"/>
    </w:p>
    <w:p w14:paraId="07FAA06E" w14:textId="640DFE7A" w:rsidR="00414918" w:rsidRDefault="119A748A" w:rsidP="00C7520A">
      <w:r>
        <w:t xml:space="preserve">Gaelle </w:t>
      </w:r>
      <w:r w:rsidR="09AFA8F0">
        <w:t xml:space="preserve">MANBERT </w:t>
      </w:r>
      <w:r w:rsidR="4DA355D5">
        <w:t>pourra faire la mise à jour du catalogue</w:t>
      </w:r>
      <w:r w:rsidR="5F824589">
        <w:t xml:space="preserve"> seule.</w:t>
      </w:r>
    </w:p>
    <w:p w14:paraId="45A20569" w14:textId="0DAFAAAE" w:rsidR="00204157" w:rsidRDefault="5A2069BB" w:rsidP="00C7520A">
      <w:pPr>
        <w:rPr>
          <w:ins w:id="712" w:author="Alice TIERTANT" w:date="2026-07-16T16:06:00Z"/>
        </w:rPr>
      </w:pPr>
      <w:r>
        <w:t>Elle pourra changer les photos du site.</w:t>
      </w:r>
    </w:p>
    <w:p w14:paraId="4A746DF5" w14:textId="77777777" w:rsidR="00DC05C3" w:rsidRDefault="00DC05C3" w:rsidP="001404E0">
      <w:pPr>
        <w:spacing w:after="0" w:line="240" w:lineRule="auto"/>
        <w:rPr>
          <w:ins w:id="713" w:author="Alice TIERTANT" w:date="2026-07-16T16:06:00Z"/>
        </w:rPr>
      </w:pPr>
    </w:p>
    <w:p w14:paraId="7FC29BD7" w14:textId="77777777" w:rsidR="00DC05C3" w:rsidRDefault="00DC05C3" w:rsidP="00BE6967">
      <w:pPr>
        <w:pStyle w:val="Titre1"/>
        <w:rPr>
          <w:ins w:id="714" w:author="Alice TIERTANT" w:date="2026-07-16T16:06:00Z"/>
        </w:rPr>
        <w:pPrChange w:id="715" w:author="Alice TIERTANT" w:date="2026-07-16T16:07:00Z">
          <w:pPr>
            <w:pStyle w:val="Titre2"/>
          </w:pPr>
        </w:pPrChange>
      </w:pPr>
      <w:ins w:id="716" w:author="Alice TIERTANT" w:date="2026-07-16T16:06:00Z">
        <w:r>
          <w:t xml:space="preserve">Architecture du </w:t>
        </w:r>
        <w:r w:rsidRPr="007C6FA5">
          <w:t>site</w:t>
        </w:r>
      </w:ins>
    </w:p>
    <w:p w14:paraId="67E190E6" w14:textId="77777777" w:rsidR="00DC05C3" w:rsidRDefault="00DC05C3" w:rsidP="00DC05C3">
      <w:pPr>
        <w:rPr>
          <w:ins w:id="717" w:author="Alice TIERTANT" w:date="2026-07-16T16:06:00Z"/>
        </w:rPr>
      </w:pPr>
      <w:ins w:id="718" w:author="Alice TIERTANT" w:date="2026-07-16T16:06:00Z">
        <w:r>
          <w:t>Proposition de page d’accueil :</w:t>
        </w:r>
      </w:ins>
    </w:p>
    <w:p w14:paraId="5380A2E4" w14:textId="77777777" w:rsidR="00DC05C3" w:rsidRDefault="00DC05C3" w:rsidP="00DC05C3">
      <w:pPr>
        <w:rPr>
          <w:ins w:id="719" w:author="Alice TIERTANT" w:date="2026-07-16T16:06:00Z"/>
        </w:rPr>
      </w:pPr>
      <w:ins w:id="720" w:author="Alice TIERTANT" w:date="2026-07-16T16:06:00Z">
        <w:r>
          <w:rPr>
            <w:noProof/>
          </w:rPr>
          <mc:AlternateContent>
            <mc:Choice Requires="wpg">
              <w:drawing>
                <wp:inline distT="0" distB="0" distL="0" distR="0" wp14:anchorId="68F88888" wp14:editId="219AC5B7">
                  <wp:extent cx="5760720" cy="3287601"/>
                  <wp:effectExtent l="0" t="0" r="11430" b="27305"/>
                  <wp:docPr id="4" name="Groupe 4" descr="Une barre de navigation en haut du site contenant un logo, un menu de navigation ainsi qu'un menu utilisateur sur la droite.&#10;En dessous la page est organisé avec à gauche du texte et à droite des médias"/>
                  <wp:cNvGraphicFramePr/>
                  <a:graphic xmlns:a="http://schemas.openxmlformats.org/drawingml/2006/main">
                    <a:graphicData uri="http://schemas.microsoft.com/office/word/2010/wordprocessingGroup">
                      <wpg:wgp>
                        <wpg:cNvGrpSpPr/>
                        <wpg:grpSpPr>
                          <a:xfrm>
                            <a:off x="0" y="0"/>
                            <a:ext cx="5760720" cy="3287601"/>
                            <a:chOff x="0" y="0"/>
                            <a:chExt cx="6040846" cy="3447415"/>
                          </a:xfrm>
                        </wpg:grpSpPr>
                        <wpg:grpSp>
                          <wpg:cNvPr id="5" name="Groupe 5" descr="Une barre en haut du site comprenant un logo et une barre de navigation ainsi que deux liens &quot;Panier&quot; et &quot;Connexion&quot; à droite pour un menu utilisateur.&#10;En dessous il y a le contenu de la page avec un bloc titre suivi d'un bloc texte à gauche de la page et un bloc média à droite"/>
                          <wpg:cNvGrpSpPr/>
                          <wpg:grpSpPr>
                            <a:xfrm>
                              <a:off x="0" y="0"/>
                              <a:ext cx="6040846" cy="3447415"/>
                              <a:chOff x="0" y="0"/>
                              <a:chExt cx="6040846" cy="3447415"/>
                            </a:xfrm>
                          </wpg:grpSpPr>
                          <wps:wsp>
                            <wps:cNvPr id="6" name="Rectangle 6"/>
                            <wps:cNvSpPr/>
                            <wps:spPr>
                              <a:xfrm>
                                <a:off x="10886" y="0"/>
                                <a:ext cx="6029960" cy="34474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10886"/>
                                <a:ext cx="6029960" cy="506095"/>
                              </a:xfrm>
                              <a:prstGeom prst="rect">
                                <a:avLst/>
                              </a:prstGeom>
                            </wps:spPr>
                            <wps:style>
                              <a:lnRef idx="2">
                                <a:schemeClr val="dk1"/>
                              </a:lnRef>
                              <a:fillRef idx="1">
                                <a:schemeClr val="lt1"/>
                              </a:fillRef>
                              <a:effectRef idx="0">
                                <a:schemeClr val="dk1"/>
                              </a:effectRef>
                              <a:fontRef idx="minor">
                                <a:schemeClr val="dk1"/>
                              </a:fontRef>
                            </wps:style>
                            <wps:txbx>
                              <w:txbxContent>
                                <w:p w14:paraId="2566C90F" w14:textId="77777777" w:rsidR="00DC05C3" w:rsidRDefault="00DC05C3" w:rsidP="00DC05C3">
                                  <w:pPr>
                                    <w:tabs>
                                      <w:tab w:val="center" w:pos="709"/>
                                      <w:tab w:val="left" w:pos="851"/>
                                      <w:tab w:val="right" w:pos="9072"/>
                                    </w:tabs>
                                  </w:pPr>
                                  <w:r>
                                    <w:t>Logo</w:t>
                                  </w:r>
                                  <w:r>
                                    <w:tab/>
                                    <w:t xml:space="preserve">| </w:t>
                                  </w:r>
                                  <w:r>
                                    <w:tab/>
                                    <w:t>Navigation</w:t>
                                  </w:r>
                                  <w:r>
                                    <w:tab/>
                                    <w:t>Panier | Connexion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 name="Groupe 8"/>
                          <wpg:cNvGrpSpPr/>
                          <wpg:grpSpPr>
                            <a:xfrm>
                              <a:off x="189781" y="655608"/>
                              <a:ext cx="5671820" cy="2707005"/>
                              <a:chOff x="0" y="0"/>
                              <a:chExt cx="5671820" cy="2707164"/>
                            </a:xfrm>
                          </wpg:grpSpPr>
                          <wps:wsp>
                            <wps:cNvPr id="9" name="Zone de texte 9"/>
                            <wps:cNvSpPr txBox="1"/>
                            <wps:spPr>
                              <a:xfrm>
                                <a:off x="21431" y="7144"/>
                                <a:ext cx="3235960" cy="335280"/>
                              </a:xfrm>
                              <a:prstGeom prst="rect">
                                <a:avLst/>
                              </a:prstGeom>
                              <a:solidFill>
                                <a:schemeClr val="lt1"/>
                              </a:solidFill>
                              <a:ln w="6350">
                                <a:solidFill>
                                  <a:prstClr val="black"/>
                                </a:solidFill>
                              </a:ln>
                            </wps:spPr>
                            <wps:txbx>
                              <w:txbxContent>
                                <w:p w14:paraId="733C0183" w14:textId="77777777" w:rsidR="00DC05C3" w:rsidRPr="00D8384F" w:rsidRDefault="00DC05C3" w:rsidP="00DC05C3">
                                  <w:r w:rsidRPr="00D8384F">
                                    <w:t>Titre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Zone de texte 10"/>
                            <wps:cNvSpPr txBox="1"/>
                            <wps:spPr>
                              <a:xfrm>
                                <a:off x="3371850" y="0"/>
                                <a:ext cx="2299970" cy="2686050"/>
                              </a:xfrm>
                              <a:prstGeom prst="rect">
                                <a:avLst/>
                              </a:prstGeom>
                              <a:solidFill>
                                <a:schemeClr val="lt1"/>
                              </a:solidFill>
                              <a:ln w="6350">
                                <a:solidFill>
                                  <a:prstClr val="black"/>
                                </a:solidFill>
                              </a:ln>
                            </wps:spPr>
                            <wps:txbx>
                              <w:txbxContent>
                                <w:p w14:paraId="60130037" w14:textId="77777777" w:rsidR="00DC05C3" w:rsidRPr="00D8384F" w:rsidRDefault="00DC05C3" w:rsidP="00DC05C3">
                                  <w:pPr>
                                    <w:jc w:val="center"/>
                                  </w:pPr>
                                  <w:r w:rsidRPr="00D8384F">
                                    <w:t>Photos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Zone de texte 11"/>
                            <wps:cNvSpPr txBox="1"/>
                            <wps:spPr>
                              <a:xfrm>
                                <a:off x="0" y="400050"/>
                                <a:ext cx="3242945" cy="928370"/>
                              </a:xfrm>
                              <a:prstGeom prst="rect">
                                <a:avLst/>
                              </a:prstGeom>
                              <a:solidFill>
                                <a:schemeClr val="lt1"/>
                              </a:solidFill>
                              <a:ln w="6350">
                                <a:solidFill>
                                  <a:prstClr val="black"/>
                                </a:solidFill>
                              </a:ln>
                            </wps:spPr>
                            <wps:txbx>
                              <w:txbxContent>
                                <w:p w14:paraId="53FC211C" w14:textId="77777777" w:rsidR="00DC05C3" w:rsidRPr="00D8384F" w:rsidRDefault="00DC05C3" w:rsidP="00DC05C3">
                                  <w:r w:rsidRPr="00D8384F">
                                    <w:t>Texte de présentation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Zone de texte 12"/>
                            <wps:cNvSpPr txBox="1"/>
                            <wps:spPr>
                              <a:xfrm>
                                <a:off x="21431" y="1378744"/>
                                <a:ext cx="3235960" cy="335280"/>
                              </a:xfrm>
                              <a:prstGeom prst="rect">
                                <a:avLst/>
                              </a:prstGeom>
                              <a:solidFill>
                                <a:schemeClr val="lt1"/>
                              </a:solidFill>
                              <a:ln w="6350">
                                <a:solidFill>
                                  <a:prstClr val="black"/>
                                </a:solidFill>
                              </a:ln>
                            </wps:spPr>
                            <wps:txbx>
                              <w:txbxContent>
                                <w:p w14:paraId="0A8F14EE" w14:textId="77777777" w:rsidR="00DC05C3" w:rsidRPr="00D8384F" w:rsidRDefault="00DC05C3" w:rsidP="00DC05C3">
                                  <w:r w:rsidRPr="00D8384F">
                                    <w:t>Avis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Zone de texte 23"/>
                            <wps:cNvSpPr txBox="1"/>
                            <wps:spPr>
                              <a:xfrm>
                                <a:off x="14287" y="1778794"/>
                                <a:ext cx="3242945" cy="928370"/>
                              </a:xfrm>
                              <a:prstGeom prst="rect">
                                <a:avLst/>
                              </a:prstGeom>
                              <a:solidFill>
                                <a:schemeClr val="lt1"/>
                              </a:solidFill>
                              <a:ln w="6350">
                                <a:solidFill>
                                  <a:prstClr val="black"/>
                                </a:solidFill>
                              </a:ln>
                            </wps:spPr>
                            <wps:txbx>
                              <w:txbxContent>
                                <w:p w14:paraId="2E229533" w14:textId="77777777" w:rsidR="00DC05C3" w:rsidRPr="00D8384F" w:rsidRDefault="00DC05C3" w:rsidP="00DC05C3">
                                  <w:r w:rsidRPr="00D8384F">
                                    <w:t>Carrousel d’avis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68F88888" id="Groupe 4" o:spid="_x0000_s1036" alt="Une barre de navigation en haut du site contenant un logo, un menu de navigation ainsi qu'un menu utilisateur sur la droite.&#10;En dessous la page est organisé avec à gauche du texte et à droite des médias" style="width:453.6pt;height:258.85pt;mso-position-horizontal-relative:char;mso-position-vertical-relative:line" coordsize="60408,34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">
                  <v:group id="Groupe 5" o:spid="_x0000_s1037" alt="Une barre en haut du site comprenant un logo et une barre de navigation ainsi que deux liens &quot;Panier&quot; et &quot;Connexion&quot; à droite pour un menu utilisateur.&#10;En dessous il y a le contenu de la page avec un bloc titre suivi d'un bloc texte à gauche de la page et un bloc média à droite" style="position:absolute;width:60408;height:34474" coordsize="60408,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8" style="position:absolute;left:108;width:60300;height:34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" fillcolor="white [3201]" strokecolor="black [3200]" strokeweight="1pt"/>
                    <v:rect id="Rectangle 7" o:spid="_x0000_s1039" style="position:absolute;top:108;width:60299;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" fillcolor="white [3201]" strokecolor="black [3200]" strokeweight="1pt">
                      <v:textbox>
                        <w:txbxContent>
                          <w:p w14:paraId="2566C90F" w14:textId="77777777" w:rsidR="00DC05C3" w:rsidRDefault="00DC05C3" w:rsidP="00DC05C3">
                            <w:pPr>
                              <w:tabs>
                                <w:tab w:val="center" w:pos="709"/>
                                <w:tab w:val="left" w:pos="851"/>
                                <w:tab w:val="right" w:pos="9072"/>
                              </w:tabs>
                            </w:pPr>
                            <w:r>
                              <w:t>Logo</w:t>
                            </w:r>
                            <w:r>
                              <w:tab/>
                              <w:t xml:space="preserve">| </w:t>
                            </w:r>
                            <w:r>
                              <w:tab/>
                              <w:t>Navigation</w:t>
                            </w:r>
                            <w:r>
                              <w:tab/>
                              <w:t>Panier | Connexion</w:t>
                            </w:r>
                          </w:p>
                        </w:txbxContent>
                      </v:textbox>
                    </v:rect>
                  </v:group>
                  <v:group id="Groupe 8" o:spid="_x0000_s1040" style="position:absolute;left:1897;top:6556;width:56719;height:27070" coordsize="56718,2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_x0000_s1041" type="#_x0000_t202" style="position:absolute;left:214;top:71;width:323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33C0183" w14:textId="77777777" w:rsidR="00DC05C3" w:rsidRPr="00D8384F" w:rsidRDefault="00DC05C3" w:rsidP="00DC05C3">
                            <w:r w:rsidRPr="00D8384F">
                              <w:t>Titre</w:t>
                            </w:r>
                          </w:p>
                        </w:txbxContent>
                      </v:textbox>
                    </v:shape>
                    <v:shape id="Zone de texte 10" o:spid="_x0000_s1042" type="#_x0000_t202" style="position:absolute;left:33718;width:23000;height:26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" fillcolor="white [3201]" strokeweight=".5pt">
                      <v:textbox>
                        <w:txbxContent>
                          <w:p w14:paraId="60130037" w14:textId="77777777" w:rsidR="00DC05C3" w:rsidRPr="00D8384F" w:rsidRDefault="00DC05C3" w:rsidP="00DC05C3">
                            <w:pPr>
                              <w:jc w:val="center"/>
                            </w:pPr>
                            <w:r w:rsidRPr="00D8384F">
                              <w:t>Photos</w:t>
                            </w:r>
                          </w:p>
                        </w:txbxContent>
                      </v:textbox>
                    </v:shape>
                    <v:shape id="Zone de texte 11" o:spid="_x0000_s1043" type="#_x0000_t202" style="position:absolute;top:4000;width:32429;height:9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53FC211C" w14:textId="77777777" w:rsidR="00DC05C3" w:rsidRPr="00D8384F" w:rsidRDefault="00DC05C3" w:rsidP="00DC05C3">
                            <w:r w:rsidRPr="00D8384F">
                              <w:t>Texte de présentation</w:t>
                            </w:r>
                          </w:p>
                        </w:txbxContent>
                      </v:textbox>
                    </v:shape>
                    <v:shape id="Zone de texte 12" o:spid="_x0000_s1044" type="#_x0000_t202" style="position:absolute;left:214;top:13787;width:3235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0A8F14EE" w14:textId="77777777" w:rsidR="00DC05C3" w:rsidRPr="00D8384F" w:rsidRDefault="00DC05C3" w:rsidP="00DC05C3">
                            <w:r w:rsidRPr="00D8384F">
                              <w:t>Avis</w:t>
                            </w:r>
                          </w:p>
                        </w:txbxContent>
                      </v:textbox>
                    </v:shape>
                    <v:shape id="Zone de texte 23" o:spid="_x0000_s1045" type="#_x0000_t202" style="position:absolute;left:142;top:17787;width:32430;height:9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owgAAANsAAAAPAAAAZHJzL2Rvd25yZXYueG1sRI9BawIx&#10;FITvhf6H8ArearYK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BZ6T+owgAAANsAAAAPAAAA&#10;AAAAAAAAAAAAAAcCAABkcnMvZG93bnJldi54bWxQSwUGAAAAAAMAAwC3AAAA9gIAAAAA&#10;" fillcolor="white [3201]" strokeweight=".5pt">
                      <v:textbox>
                        <w:txbxContent>
                          <w:p w14:paraId="2E229533" w14:textId="77777777" w:rsidR="00DC05C3" w:rsidRPr="00D8384F" w:rsidRDefault="00DC05C3" w:rsidP="00DC05C3">
                            <w:r w:rsidRPr="00D8384F">
                              <w:t>Carrousel d’avis</w:t>
                            </w:r>
                          </w:p>
                        </w:txbxContent>
                      </v:textbox>
                    </v:shape>
                  </v:group>
                  <w10:anchorlock/>
                </v:group>
              </w:pict>
            </mc:Fallback>
          </mc:AlternateContent>
        </w:r>
      </w:ins>
    </w:p>
    <w:p w14:paraId="08F5EEC8" w14:textId="77777777" w:rsidR="00DC05C3" w:rsidRDefault="00DC05C3" w:rsidP="00DC05C3">
      <w:pPr>
        <w:rPr>
          <w:ins w:id="721" w:author="Alice TIERTANT" w:date="2026-07-16T16:06:00Z"/>
        </w:rPr>
      </w:pPr>
      <w:ins w:id="722" w:author="Alice TIERTANT" w:date="2026-07-16T16:06:00Z">
        <w:r>
          <w:t xml:space="preserve">D’autres propositions de maquettage ainsi qu’une charte graphique seront soumise à validation du client. </w:t>
        </w:r>
        <w:r>
          <w:br w:type="page"/>
        </w:r>
      </w:ins>
    </w:p>
    <w:p w14:paraId="5DD61BFD" w14:textId="77777777" w:rsidR="00DC05C3" w:rsidRDefault="00DC05C3" w:rsidP="00DC05C3">
      <w:pPr>
        <w:rPr>
          <w:ins w:id="723" w:author="Alice TIERTANT" w:date="2026-07-16T16:06:00Z"/>
        </w:rPr>
      </w:pPr>
      <w:ins w:id="724" w:author="Alice TIERTANT" w:date="2026-07-16T16:06:00Z">
        <w:r>
          <w:lastRenderedPageBreak/>
          <w:t>Proposition de hiérarchie :</w:t>
        </w:r>
      </w:ins>
    </w:p>
    <w:p w14:paraId="79FC8EA0" w14:textId="77777777" w:rsidR="00DC05C3" w:rsidRDefault="00DC05C3" w:rsidP="00DC05C3">
      <w:pPr>
        <w:rPr>
          <w:ins w:id="725" w:author="Alice TIERTANT" w:date="2026-07-16T16:06:00Z"/>
        </w:rPr>
      </w:pPr>
      <w:ins w:id="726" w:author="Alice TIERTANT" w:date="2026-07-16T16:06:00Z">
        <w:r w:rsidRPr="004408E5">
          <w:rPr>
            <w:noProof/>
          </w:rPr>
          <w:drawing>
            <wp:inline distT="0" distB="0" distL="0" distR="0" wp14:anchorId="499FBE12" wp14:editId="104B820C">
              <wp:extent cx="5735955" cy="5977711"/>
              <wp:effectExtent l="0" t="0" r="93345" b="4445"/>
              <wp:docPr id="2" name="Diagramme 2" descr="Architecture du site proposée en trois blocs :&#10;Navigation principale, Navigation utilisateur et Autres pages du sit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ins>
    </w:p>
    <w:p w14:paraId="0D271BF0" w14:textId="77777777" w:rsidR="00DC05C3" w:rsidRDefault="00DC05C3" w:rsidP="001404E0">
      <w:pPr>
        <w:spacing w:after="0" w:line="240" w:lineRule="auto"/>
      </w:pPr>
    </w:p>
    <w:sectPr w:rsidR="00DC05C3">
      <w:footerReference w:type="even" r:id="rId18"/>
      <w:footerReference w:type="firs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D7968" w14:textId="77777777" w:rsidR="00542D76" w:rsidRDefault="00542D76" w:rsidP="004C56CB">
      <w:pPr>
        <w:spacing w:after="0" w:line="240" w:lineRule="auto"/>
      </w:pPr>
      <w:r>
        <w:separator/>
      </w:r>
    </w:p>
  </w:endnote>
  <w:endnote w:type="continuationSeparator" w:id="0">
    <w:p w14:paraId="1F6D1974" w14:textId="77777777" w:rsidR="00542D76" w:rsidRDefault="00542D76" w:rsidP="004C56CB">
      <w:pPr>
        <w:spacing w:after="0" w:line="240" w:lineRule="auto"/>
      </w:pPr>
      <w:r>
        <w:continuationSeparator/>
      </w:r>
    </w:p>
  </w:endnote>
  <w:endnote w:type="continuationNotice" w:id="1">
    <w:p w14:paraId="4C3C5656" w14:textId="77777777" w:rsidR="00542D76" w:rsidRDefault="00542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AB1B7" w14:textId="6718C592" w:rsidR="006813DD" w:rsidRDefault="006813DD">
    <w:pPr>
      <w:pStyle w:val="Pieddepage"/>
    </w:pPr>
    <w:r>
      <w:rPr>
        <w:noProof/>
      </w:rPr>
      <mc:AlternateContent>
        <mc:Choice Requires="wps">
          <w:drawing>
            <wp:anchor distT="0" distB="0" distL="0" distR="0" simplePos="0" relativeHeight="251659264" behindDoc="0" locked="0" layoutInCell="1" allowOverlap="1" wp14:anchorId="3C606654" wp14:editId="2000B88A">
              <wp:simplePos x="635" y="635"/>
              <wp:positionH relativeFrom="page">
                <wp:align>center</wp:align>
              </wp:positionH>
              <wp:positionV relativeFrom="page">
                <wp:align>bottom</wp:align>
              </wp:positionV>
              <wp:extent cx="1137920" cy="508000"/>
              <wp:effectExtent l="0" t="0" r="5080" b="0"/>
              <wp:wrapNone/>
              <wp:docPr id="1106489396" name="Zone de texte 9" descr="Données personnell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7920" cy="508000"/>
                      </a:xfrm>
                      <a:prstGeom prst="rect">
                        <a:avLst/>
                      </a:prstGeom>
                      <a:noFill/>
                      <a:ln>
                        <a:noFill/>
                      </a:ln>
                    </wps:spPr>
                    <wps:txbx>
                      <w:txbxContent>
                        <w:p w14:paraId="62041692" w14:textId="51E2C1A5" w:rsidR="006813DD" w:rsidRPr="006813DD" w:rsidRDefault="006813DD" w:rsidP="006813DD">
                          <w:pPr>
                            <w:spacing w:after="0"/>
                            <w:rPr>
                              <w:rFonts w:ascii="Arial" w:eastAsia="Arial" w:hAnsi="Arial" w:cs="Arial"/>
                              <w:noProof/>
                              <w:color w:val="000000"/>
                              <w:sz w:val="18"/>
                              <w:szCs w:val="18"/>
                            </w:rPr>
                          </w:pPr>
                          <w:r w:rsidRPr="006813DD">
                            <w:rPr>
                              <w:rFonts w:ascii="Arial" w:eastAsia="Arial" w:hAnsi="Arial" w:cs="Arial"/>
                              <w:noProof/>
                              <w:color w:val="000000"/>
                              <w:sz w:val="18"/>
                              <w:szCs w:val="18"/>
                            </w:rPr>
                            <w:t>Données personnelles</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C606654" id="_x0000_t202" coordsize="21600,21600" o:spt="202" path="m,l,21600r21600,l21600,xe">
              <v:stroke joinstyle="miter"/>
              <v:path gradientshapeok="t" o:connecttype="rect"/>
            </v:shapetype>
            <v:shape id="Zone de texte 9" o:spid="_x0000_s1046" type="#_x0000_t202" alt="Données personnelles" style="position:absolute;left:0;text-align:left;margin-left:0;margin-top:0;width:89.6pt;height:40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" filled="f" stroked="f">
              <v:textbox style="mso-fit-shape-to-text:t" inset="0,0,0,28pt">
                <w:txbxContent>
                  <w:p w14:paraId="62041692" w14:textId="51E2C1A5" w:rsidR="006813DD" w:rsidRPr="006813DD" w:rsidRDefault="006813DD" w:rsidP="006813DD">
                    <w:pPr>
                      <w:spacing w:after="0"/>
                      <w:rPr>
                        <w:rFonts w:ascii="Arial" w:eastAsia="Arial" w:hAnsi="Arial" w:cs="Arial"/>
                        <w:noProof/>
                        <w:color w:val="000000"/>
                        <w:sz w:val="18"/>
                        <w:szCs w:val="18"/>
                      </w:rPr>
                    </w:pPr>
                    <w:r w:rsidRPr="006813DD">
                      <w:rPr>
                        <w:rFonts w:ascii="Arial" w:eastAsia="Arial" w:hAnsi="Arial" w:cs="Arial"/>
                        <w:noProof/>
                        <w:color w:val="000000"/>
                        <w:sz w:val="18"/>
                        <w:szCs w:val="18"/>
                      </w:rPr>
                      <w:t>Données personnelles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5676D" w14:textId="19910D35" w:rsidR="006813DD" w:rsidRDefault="006813DD">
    <w:pPr>
      <w:pStyle w:val="Pieddepage"/>
    </w:pPr>
    <w:r>
      <w:rPr>
        <w:noProof/>
      </w:rPr>
      <mc:AlternateContent>
        <mc:Choice Requires="wps">
          <w:drawing>
            <wp:anchor distT="0" distB="0" distL="0" distR="0" simplePos="0" relativeHeight="251658240" behindDoc="0" locked="0" layoutInCell="1" allowOverlap="1" wp14:anchorId="6CB4661F" wp14:editId="6FF9A9D2">
              <wp:simplePos x="635" y="635"/>
              <wp:positionH relativeFrom="page">
                <wp:align>center</wp:align>
              </wp:positionH>
              <wp:positionV relativeFrom="page">
                <wp:align>bottom</wp:align>
              </wp:positionV>
              <wp:extent cx="1137920" cy="508000"/>
              <wp:effectExtent l="0" t="0" r="5080" b="0"/>
              <wp:wrapNone/>
              <wp:docPr id="980024448" name="Zone de texte 8" descr="Données personnelle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7920" cy="508000"/>
                      </a:xfrm>
                      <a:prstGeom prst="rect">
                        <a:avLst/>
                      </a:prstGeom>
                      <a:noFill/>
                      <a:ln>
                        <a:noFill/>
                      </a:ln>
                    </wps:spPr>
                    <wps:txbx>
                      <w:txbxContent>
                        <w:p w14:paraId="5576FEB4" w14:textId="51161E79" w:rsidR="006813DD" w:rsidRPr="006813DD" w:rsidRDefault="006813DD" w:rsidP="006813DD">
                          <w:pPr>
                            <w:spacing w:after="0"/>
                            <w:rPr>
                              <w:rFonts w:ascii="Arial" w:eastAsia="Arial" w:hAnsi="Arial" w:cs="Arial"/>
                              <w:noProof/>
                              <w:color w:val="000000"/>
                              <w:sz w:val="18"/>
                              <w:szCs w:val="18"/>
                            </w:rPr>
                          </w:pPr>
                          <w:r w:rsidRPr="006813DD">
                            <w:rPr>
                              <w:rFonts w:ascii="Arial" w:eastAsia="Arial" w:hAnsi="Arial" w:cs="Arial"/>
                              <w:noProof/>
                              <w:color w:val="000000"/>
                              <w:sz w:val="18"/>
                              <w:szCs w:val="18"/>
                            </w:rPr>
                            <w:t>Données personnelles</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CB4661F" id="_x0000_t202" coordsize="21600,21600" o:spt="202" path="m,l,21600r21600,l21600,xe">
              <v:stroke joinstyle="miter"/>
              <v:path gradientshapeok="t" o:connecttype="rect"/>
            </v:shapetype>
            <v:shape id="Zone de texte 8" o:spid="_x0000_s1047" type="#_x0000_t202" alt="Données personnelles" style="position:absolute;left:0;text-align:left;margin-left:0;margin-top:0;width:89.6pt;height:40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" filled="f" stroked="f">
              <v:textbox style="mso-fit-shape-to-text:t" inset="0,0,0,28pt">
                <w:txbxContent>
                  <w:p w14:paraId="5576FEB4" w14:textId="51161E79" w:rsidR="006813DD" w:rsidRPr="006813DD" w:rsidRDefault="006813DD" w:rsidP="006813DD">
                    <w:pPr>
                      <w:spacing w:after="0"/>
                      <w:rPr>
                        <w:rFonts w:ascii="Arial" w:eastAsia="Arial" w:hAnsi="Arial" w:cs="Arial"/>
                        <w:noProof/>
                        <w:color w:val="000000"/>
                        <w:sz w:val="18"/>
                        <w:szCs w:val="18"/>
                      </w:rPr>
                    </w:pPr>
                    <w:r w:rsidRPr="006813DD">
                      <w:rPr>
                        <w:rFonts w:ascii="Arial" w:eastAsia="Arial" w:hAnsi="Arial" w:cs="Arial"/>
                        <w:noProof/>
                        <w:color w:val="000000"/>
                        <w:sz w:val="18"/>
                        <w:szCs w:val="18"/>
                      </w:rPr>
                      <w:t>Données personnelles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5269C" w14:textId="77777777" w:rsidR="00542D76" w:rsidRDefault="00542D76" w:rsidP="004C56CB">
      <w:pPr>
        <w:spacing w:after="0" w:line="240" w:lineRule="auto"/>
      </w:pPr>
      <w:r>
        <w:separator/>
      </w:r>
    </w:p>
  </w:footnote>
  <w:footnote w:type="continuationSeparator" w:id="0">
    <w:p w14:paraId="706C7E8C" w14:textId="77777777" w:rsidR="00542D76" w:rsidRDefault="00542D76" w:rsidP="004C56CB">
      <w:pPr>
        <w:spacing w:after="0" w:line="240" w:lineRule="auto"/>
      </w:pPr>
      <w:r>
        <w:continuationSeparator/>
      </w:r>
    </w:p>
  </w:footnote>
  <w:footnote w:type="continuationNotice" w:id="1">
    <w:p w14:paraId="62AD4B3F" w14:textId="77777777" w:rsidR="00542D76" w:rsidRDefault="00542D7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QYprxN7M8PfVGC" int2:id="gCxouUEo">
      <int2:state int2:value="Rejected" int2:type="AugLoop_Text_Critique"/>
    </int2:textHash>
    <int2:textHash int2:hashCode="S3YV3OUsTAXOTh" int2:id="vvbqA4hy">
      <int2:state int2:value="Rejected" int2:type="AugLoop_Text_Critique"/>
    </int2:textHash>
    <int2:bookmark int2:bookmarkName="_Int_SE8jURgh" int2:invalidationBookmarkName="" int2:hashCode="vXWAEmuUFATbOV" int2:id="NlftjTL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2E88"/>
    <w:multiLevelType w:val="hybridMultilevel"/>
    <w:tmpl w:val="57884E6E"/>
    <w:lvl w:ilvl="0" w:tplc="3F52BC12">
      <w:start w:val="1"/>
      <w:numFmt w:val="bullet"/>
      <w:lvlText w:val=""/>
      <w:lvlJc w:val="left"/>
      <w:pPr>
        <w:ind w:left="720" w:hanging="360"/>
      </w:pPr>
      <w:rPr>
        <w:rFonts w:ascii="Symbol" w:hAnsi="Symbol" w:hint="default"/>
      </w:rPr>
    </w:lvl>
    <w:lvl w:ilvl="1" w:tplc="6F769BEE">
      <w:start w:val="1"/>
      <w:numFmt w:val="bullet"/>
      <w:lvlText w:val="o"/>
      <w:lvlJc w:val="left"/>
      <w:pPr>
        <w:ind w:left="1440" w:hanging="360"/>
      </w:pPr>
      <w:rPr>
        <w:rFonts w:ascii="Courier New" w:hAnsi="Courier New" w:hint="default"/>
      </w:rPr>
    </w:lvl>
    <w:lvl w:ilvl="2" w:tplc="8D2EBEF6">
      <w:start w:val="1"/>
      <w:numFmt w:val="bullet"/>
      <w:lvlText w:val=""/>
      <w:lvlJc w:val="left"/>
      <w:pPr>
        <w:ind w:left="2160" w:hanging="360"/>
      </w:pPr>
      <w:rPr>
        <w:rFonts w:ascii="Wingdings" w:hAnsi="Wingdings" w:hint="default"/>
      </w:rPr>
    </w:lvl>
    <w:lvl w:ilvl="3" w:tplc="777C63E6">
      <w:start w:val="1"/>
      <w:numFmt w:val="bullet"/>
      <w:lvlText w:val=""/>
      <w:lvlJc w:val="left"/>
      <w:pPr>
        <w:ind w:left="2880" w:hanging="360"/>
      </w:pPr>
      <w:rPr>
        <w:rFonts w:ascii="Symbol" w:hAnsi="Symbol" w:hint="default"/>
      </w:rPr>
    </w:lvl>
    <w:lvl w:ilvl="4" w:tplc="04A48B24">
      <w:start w:val="1"/>
      <w:numFmt w:val="bullet"/>
      <w:lvlText w:val="o"/>
      <w:lvlJc w:val="left"/>
      <w:pPr>
        <w:ind w:left="3600" w:hanging="360"/>
      </w:pPr>
      <w:rPr>
        <w:rFonts w:ascii="Courier New" w:hAnsi="Courier New" w:hint="default"/>
      </w:rPr>
    </w:lvl>
    <w:lvl w:ilvl="5" w:tplc="86DE82D4">
      <w:start w:val="1"/>
      <w:numFmt w:val="bullet"/>
      <w:lvlText w:val=""/>
      <w:lvlJc w:val="left"/>
      <w:pPr>
        <w:ind w:left="4320" w:hanging="360"/>
      </w:pPr>
      <w:rPr>
        <w:rFonts w:ascii="Wingdings" w:hAnsi="Wingdings" w:hint="default"/>
      </w:rPr>
    </w:lvl>
    <w:lvl w:ilvl="6" w:tplc="A888E5BC">
      <w:start w:val="1"/>
      <w:numFmt w:val="bullet"/>
      <w:lvlText w:val=""/>
      <w:lvlJc w:val="left"/>
      <w:pPr>
        <w:ind w:left="5040" w:hanging="360"/>
      </w:pPr>
      <w:rPr>
        <w:rFonts w:ascii="Symbol" w:hAnsi="Symbol" w:hint="default"/>
      </w:rPr>
    </w:lvl>
    <w:lvl w:ilvl="7" w:tplc="124E7CCC">
      <w:start w:val="1"/>
      <w:numFmt w:val="bullet"/>
      <w:lvlText w:val="o"/>
      <w:lvlJc w:val="left"/>
      <w:pPr>
        <w:ind w:left="5760" w:hanging="360"/>
      </w:pPr>
      <w:rPr>
        <w:rFonts w:ascii="Courier New" w:hAnsi="Courier New" w:hint="default"/>
      </w:rPr>
    </w:lvl>
    <w:lvl w:ilvl="8" w:tplc="0F10498C">
      <w:start w:val="1"/>
      <w:numFmt w:val="bullet"/>
      <w:lvlText w:val=""/>
      <w:lvlJc w:val="left"/>
      <w:pPr>
        <w:ind w:left="6480" w:hanging="360"/>
      </w:pPr>
      <w:rPr>
        <w:rFonts w:ascii="Wingdings" w:hAnsi="Wingdings" w:hint="default"/>
      </w:rPr>
    </w:lvl>
  </w:abstractNum>
  <w:abstractNum w:abstractNumId="1" w15:restartNumberingAfterBreak="0">
    <w:nsid w:val="021641E1"/>
    <w:multiLevelType w:val="hybridMultilevel"/>
    <w:tmpl w:val="24F8A116"/>
    <w:lvl w:ilvl="0" w:tplc="D884DD50">
      <w:numFmt w:val="bullet"/>
      <w:lvlText w:val="-"/>
      <w:lvlJc w:val="left"/>
      <w:pPr>
        <w:ind w:left="720" w:hanging="360"/>
      </w:pPr>
      <w:rPr>
        <w:rFonts w:ascii="Aptos" w:hAnsi="Aptos" w:hint="default"/>
      </w:rPr>
    </w:lvl>
    <w:lvl w:ilvl="1" w:tplc="E990C952" w:tentative="1">
      <w:start w:val="1"/>
      <w:numFmt w:val="bullet"/>
      <w:lvlText w:val="o"/>
      <w:lvlJc w:val="left"/>
      <w:pPr>
        <w:ind w:left="1440" w:hanging="360"/>
      </w:pPr>
      <w:rPr>
        <w:rFonts w:ascii="Courier New" w:hAnsi="Courier New" w:hint="default"/>
      </w:rPr>
    </w:lvl>
    <w:lvl w:ilvl="2" w:tplc="F648E8F8" w:tentative="1">
      <w:start w:val="1"/>
      <w:numFmt w:val="bullet"/>
      <w:lvlText w:val=""/>
      <w:lvlJc w:val="left"/>
      <w:pPr>
        <w:ind w:left="2160" w:hanging="360"/>
      </w:pPr>
      <w:rPr>
        <w:rFonts w:ascii="Wingdings" w:hAnsi="Wingdings" w:hint="default"/>
      </w:rPr>
    </w:lvl>
    <w:lvl w:ilvl="3" w:tplc="1352A2DC" w:tentative="1">
      <w:start w:val="1"/>
      <w:numFmt w:val="bullet"/>
      <w:lvlText w:val=""/>
      <w:lvlJc w:val="left"/>
      <w:pPr>
        <w:ind w:left="2880" w:hanging="360"/>
      </w:pPr>
      <w:rPr>
        <w:rFonts w:ascii="Symbol" w:hAnsi="Symbol" w:hint="default"/>
      </w:rPr>
    </w:lvl>
    <w:lvl w:ilvl="4" w:tplc="4E50EC3E" w:tentative="1">
      <w:start w:val="1"/>
      <w:numFmt w:val="bullet"/>
      <w:lvlText w:val="o"/>
      <w:lvlJc w:val="left"/>
      <w:pPr>
        <w:ind w:left="3600" w:hanging="360"/>
      </w:pPr>
      <w:rPr>
        <w:rFonts w:ascii="Courier New" w:hAnsi="Courier New" w:hint="default"/>
      </w:rPr>
    </w:lvl>
    <w:lvl w:ilvl="5" w:tplc="9AEA92CC" w:tentative="1">
      <w:start w:val="1"/>
      <w:numFmt w:val="bullet"/>
      <w:lvlText w:val=""/>
      <w:lvlJc w:val="left"/>
      <w:pPr>
        <w:ind w:left="4320" w:hanging="360"/>
      </w:pPr>
      <w:rPr>
        <w:rFonts w:ascii="Wingdings" w:hAnsi="Wingdings" w:hint="default"/>
      </w:rPr>
    </w:lvl>
    <w:lvl w:ilvl="6" w:tplc="19C4FCEA" w:tentative="1">
      <w:start w:val="1"/>
      <w:numFmt w:val="bullet"/>
      <w:lvlText w:val=""/>
      <w:lvlJc w:val="left"/>
      <w:pPr>
        <w:ind w:left="5040" w:hanging="360"/>
      </w:pPr>
      <w:rPr>
        <w:rFonts w:ascii="Symbol" w:hAnsi="Symbol" w:hint="default"/>
      </w:rPr>
    </w:lvl>
    <w:lvl w:ilvl="7" w:tplc="454A8D88" w:tentative="1">
      <w:start w:val="1"/>
      <w:numFmt w:val="bullet"/>
      <w:lvlText w:val="o"/>
      <w:lvlJc w:val="left"/>
      <w:pPr>
        <w:ind w:left="5760" w:hanging="360"/>
      </w:pPr>
      <w:rPr>
        <w:rFonts w:ascii="Courier New" w:hAnsi="Courier New" w:hint="default"/>
      </w:rPr>
    </w:lvl>
    <w:lvl w:ilvl="8" w:tplc="1CF8B16C" w:tentative="1">
      <w:start w:val="1"/>
      <w:numFmt w:val="bullet"/>
      <w:lvlText w:val=""/>
      <w:lvlJc w:val="left"/>
      <w:pPr>
        <w:ind w:left="6480" w:hanging="360"/>
      </w:pPr>
      <w:rPr>
        <w:rFonts w:ascii="Wingdings" w:hAnsi="Wingdings" w:hint="default"/>
      </w:rPr>
    </w:lvl>
  </w:abstractNum>
  <w:abstractNum w:abstractNumId="2" w15:restartNumberingAfterBreak="0">
    <w:nsid w:val="02275C70"/>
    <w:multiLevelType w:val="hybridMultilevel"/>
    <w:tmpl w:val="A7FE2C8C"/>
    <w:lvl w:ilvl="0" w:tplc="7F2EA370">
      <w:start w:val="1"/>
      <w:numFmt w:val="bullet"/>
      <w:lvlText w:val=""/>
      <w:lvlJc w:val="left"/>
      <w:pPr>
        <w:ind w:left="720" w:hanging="360"/>
      </w:pPr>
      <w:rPr>
        <w:rFonts w:ascii="Symbol" w:hAnsi="Symbol" w:hint="default"/>
      </w:rPr>
    </w:lvl>
    <w:lvl w:ilvl="1" w:tplc="753AD688">
      <w:start w:val="1"/>
      <w:numFmt w:val="bullet"/>
      <w:lvlText w:val="o"/>
      <w:lvlJc w:val="left"/>
      <w:pPr>
        <w:ind w:left="1440" w:hanging="360"/>
      </w:pPr>
      <w:rPr>
        <w:rFonts w:ascii="Courier New" w:hAnsi="Courier New" w:hint="default"/>
      </w:rPr>
    </w:lvl>
    <w:lvl w:ilvl="2" w:tplc="D5DE2D7C">
      <w:start w:val="1"/>
      <w:numFmt w:val="bullet"/>
      <w:lvlText w:val=""/>
      <w:lvlJc w:val="left"/>
      <w:pPr>
        <w:ind w:left="2160" w:hanging="360"/>
      </w:pPr>
      <w:rPr>
        <w:rFonts w:ascii="Wingdings" w:hAnsi="Wingdings" w:hint="default"/>
      </w:rPr>
    </w:lvl>
    <w:lvl w:ilvl="3" w:tplc="7466EBA2">
      <w:start w:val="1"/>
      <w:numFmt w:val="bullet"/>
      <w:lvlText w:val=""/>
      <w:lvlJc w:val="left"/>
      <w:pPr>
        <w:ind w:left="2880" w:hanging="360"/>
      </w:pPr>
      <w:rPr>
        <w:rFonts w:ascii="Symbol" w:hAnsi="Symbol" w:hint="default"/>
      </w:rPr>
    </w:lvl>
    <w:lvl w:ilvl="4" w:tplc="53844A9E">
      <w:start w:val="1"/>
      <w:numFmt w:val="bullet"/>
      <w:lvlText w:val="o"/>
      <w:lvlJc w:val="left"/>
      <w:pPr>
        <w:ind w:left="3600" w:hanging="360"/>
      </w:pPr>
      <w:rPr>
        <w:rFonts w:ascii="Courier New" w:hAnsi="Courier New" w:hint="default"/>
      </w:rPr>
    </w:lvl>
    <w:lvl w:ilvl="5" w:tplc="097416AE">
      <w:start w:val="1"/>
      <w:numFmt w:val="bullet"/>
      <w:lvlText w:val=""/>
      <w:lvlJc w:val="left"/>
      <w:pPr>
        <w:ind w:left="4320" w:hanging="360"/>
      </w:pPr>
      <w:rPr>
        <w:rFonts w:ascii="Wingdings" w:hAnsi="Wingdings" w:hint="default"/>
      </w:rPr>
    </w:lvl>
    <w:lvl w:ilvl="6" w:tplc="6CC8CAD4">
      <w:start w:val="1"/>
      <w:numFmt w:val="bullet"/>
      <w:lvlText w:val=""/>
      <w:lvlJc w:val="left"/>
      <w:pPr>
        <w:ind w:left="5040" w:hanging="360"/>
      </w:pPr>
      <w:rPr>
        <w:rFonts w:ascii="Symbol" w:hAnsi="Symbol" w:hint="default"/>
      </w:rPr>
    </w:lvl>
    <w:lvl w:ilvl="7" w:tplc="B9688502">
      <w:start w:val="1"/>
      <w:numFmt w:val="bullet"/>
      <w:lvlText w:val="o"/>
      <w:lvlJc w:val="left"/>
      <w:pPr>
        <w:ind w:left="5760" w:hanging="360"/>
      </w:pPr>
      <w:rPr>
        <w:rFonts w:ascii="Courier New" w:hAnsi="Courier New" w:hint="default"/>
      </w:rPr>
    </w:lvl>
    <w:lvl w:ilvl="8" w:tplc="13BA2DF8">
      <w:start w:val="1"/>
      <w:numFmt w:val="bullet"/>
      <w:lvlText w:val=""/>
      <w:lvlJc w:val="left"/>
      <w:pPr>
        <w:ind w:left="6480" w:hanging="360"/>
      </w:pPr>
      <w:rPr>
        <w:rFonts w:ascii="Wingdings" w:hAnsi="Wingdings" w:hint="default"/>
      </w:rPr>
    </w:lvl>
  </w:abstractNum>
  <w:abstractNum w:abstractNumId="3" w15:restartNumberingAfterBreak="0">
    <w:nsid w:val="03B3A481"/>
    <w:multiLevelType w:val="hybridMultilevel"/>
    <w:tmpl w:val="12F23586"/>
    <w:lvl w:ilvl="0" w:tplc="CDC20E02">
      <w:start w:val="1"/>
      <w:numFmt w:val="bullet"/>
      <w:lvlText w:val=""/>
      <w:lvlJc w:val="left"/>
      <w:pPr>
        <w:ind w:left="720" w:hanging="360"/>
      </w:pPr>
      <w:rPr>
        <w:rFonts w:ascii="Symbol" w:hAnsi="Symbol" w:hint="default"/>
      </w:rPr>
    </w:lvl>
    <w:lvl w:ilvl="1" w:tplc="E49E3D6C">
      <w:start w:val="1"/>
      <w:numFmt w:val="bullet"/>
      <w:lvlText w:val="o"/>
      <w:lvlJc w:val="left"/>
      <w:pPr>
        <w:ind w:left="1440" w:hanging="360"/>
      </w:pPr>
      <w:rPr>
        <w:rFonts w:ascii="Courier New" w:hAnsi="Courier New" w:hint="default"/>
      </w:rPr>
    </w:lvl>
    <w:lvl w:ilvl="2" w:tplc="BBF2E1DE">
      <w:start w:val="1"/>
      <w:numFmt w:val="bullet"/>
      <w:lvlText w:val=""/>
      <w:lvlJc w:val="left"/>
      <w:pPr>
        <w:ind w:left="2160" w:hanging="360"/>
      </w:pPr>
      <w:rPr>
        <w:rFonts w:ascii="Wingdings" w:hAnsi="Wingdings" w:hint="default"/>
      </w:rPr>
    </w:lvl>
    <w:lvl w:ilvl="3" w:tplc="870AE996">
      <w:start w:val="1"/>
      <w:numFmt w:val="bullet"/>
      <w:lvlText w:val=""/>
      <w:lvlJc w:val="left"/>
      <w:pPr>
        <w:ind w:left="2880" w:hanging="360"/>
      </w:pPr>
      <w:rPr>
        <w:rFonts w:ascii="Symbol" w:hAnsi="Symbol" w:hint="default"/>
      </w:rPr>
    </w:lvl>
    <w:lvl w:ilvl="4" w:tplc="E1087276">
      <w:start w:val="1"/>
      <w:numFmt w:val="bullet"/>
      <w:lvlText w:val="o"/>
      <w:lvlJc w:val="left"/>
      <w:pPr>
        <w:ind w:left="3600" w:hanging="360"/>
      </w:pPr>
      <w:rPr>
        <w:rFonts w:ascii="Courier New" w:hAnsi="Courier New" w:hint="default"/>
      </w:rPr>
    </w:lvl>
    <w:lvl w:ilvl="5" w:tplc="84F085B2">
      <w:start w:val="1"/>
      <w:numFmt w:val="bullet"/>
      <w:lvlText w:val=""/>
      <w:lvlJc w:val="left"/>
      <w:pPr>
        <w:ind w:left="4320" w:hanging="360"/>
      </w:pPr>
      <w:rPr>
        <w:rFonts w:ascii="Wingdings" w:hAnsi="Wingdings" w:hint="default"/>
      </w:rPr>
    </w:lvl>
    <w:lvl w:ilvl="6" w:tplc="8E2C9ABA">
      <w:start w:val="1"/>
      <w:numFmt w:val="bullet"/>
      <w:lvlText w:val=""/>
      <w:lvlJc w:val="left"/>
      <w:pPr>
        <w:ind w:left="5040" w:hanging="360"/>
      </w:pPr>
      <w:rPr>
        <w:rFonts w:ascii="Symbol" w:hAnsi="Symbol" w:hint="default"/>
      </w:rPr>
    </w:lvl>
    <w:lvl w:ilvl="7" w:tplc="4DEE16A2">
      <w:start w:val="1"/>
      <w:numFmt w:val="bullet"/>
      <w:lvlText w:val="o"/>
      <w:lvlJc w:val="left"/>
      <w:pPr>
        <w:ind w:left="5760" w:hanging="360"/>
      </w:pPr>
      <w:rPr>
        <w:rFonts w:ascii="Courier New" w:hAnsi="Courier New" w:hint="default"/>
      </w:rPr>
    </w:lvl>
    <w:lvl w:ilvl="8" w:tplc="BD2A820A">
      <w:start w:val="1"/>
      <w:numFmt w:val="bullet"/>
      <w:lvlText w:val=""/>
      <w:lvlJc w:val="left"/>
      <w:pPr>
        <w:ind w:left="6480" w:hanging="360"/>
      </w:pPr>
      <w:rPr>
        <w:rFonts w:ascii="Wingdings" w:hAnsi="Wingdings" w:hint="default"/>
      </w:rPr>
    </w:lvl>
  </w:abstractNum>
  <w:abstractNum w:abstractNumId="4" w15:restartNumberingAfterBreak="0">
    <w:nsid w:val="067B539A"/>
    <w:multiLevelType w:val="hybridMultilevel"/>
    <w:tmpl w:val="E5209186"/>
    <w:lvl w:ilvl="0" w:tplc="3CD04736">
      <w:start w:val="1"/>
      <w:numFmt w:val="bullet"/>
      <w:lvlText w:val=""/>
      <w:lvlJc w:val="left"/>
      <w:pPr>
        <w:ind w:left="720" w:hanging="360"/>
      </w:pPr>
      <w:rPr>
        <w:rFonts w:ascii="Symbol" w:hAnsi="Symbol" w:hint="default"/>
      </w:rPr>
    </w:lvl>
    <w:lvl w:ilvl="1" w:tplc="70700F70">
      <w:start w:val="1"/>
      <w:numFmt w:val="bullet"/>
      <w:lvlText w:val="o"/>
      <w:lvlJc w:val="left"/>
      <w:pPr>
        <w:ind w:left="1440" w:hanging="360"/>
      </w:pPr>
      <w:rPr>
        <w:rFonts w:ascii="Courier New" w:hAnsi="Courier New" w:hint="default"/>
      </w:rPr>
    </w:lvl>
    <w:lvl w:ilvl="2" w:tplc="A880DD4A">
      <w:start w:val="1"/>
      <w:numFmt w:val="bullet"/>
      <w:lvlText w:val=""/>
      <w:lvlJc w:val="left"/>
      <w:pPr>
        <w:ind w:left="2160" w:hanging="360"/>
      </w:pPr>
      <w:rPr>
        <w:rFonts w:ascii="Wingdings" w:hAnsi="Wingdings" w:hint="default"/>
      </w:rPr>
    </w:lvl>
    <w:lvl w:ilvl="3" w:tplc="03E49EFA">
      <w:start w:val="1"/>
      <w:numFmt w:val="bullet"/>
      <w:lvlText w:val=""/>
      <w:lvlJc w:val="left"/>
      <w:pPr>
        <w:ind w:left="2880" w:hanging="360"/>
      </w:pPr>
      <w:rPr>
        <w:rFonts w:ascii="Symbol" w:hAnsi="Symbol" w:hint="default"/>
      </w:rPr>
    </w:lvl>
    <w:lvl w:ilvl="4" w:tplc="474A4AA2">
      <w:start w:val="1"/>
      <w:numFmt w:val="bullet"/>
      <w:lvlText w:val="o"/>
      <w:lvlJc w:val="left"/>
      <w:pPr>
        <w:ind w:left="3600" w:hanging="360"/>
      </w:pPr>
      <w:rPr>
        <w:rFonts w:ascii="Courier New" w:hAnsi="Courier New" w:hint="default"/>
      </w:rPr>
    </w:lvl>
    <w:lvl w:ilvl="5" w:tplc="8C58959E">
      <w:start w:val="1"/>
      <w:numFmt w:val="bullet"/>
      <w:lvlText w:val=""/>
      <w:lvlJc w:val="left"/>
      <w:pPr>
        <w:ind w:left="4320" w:hanging="360"/>
      </w:pPr>
      <w:rPr>
        <w:rFonts w:ascii="Wingdings" w:hAnsi="Wingdings" w:hint="default"/>
      </w:rPr>
    </w:lvl>
    <w:lvl w:ilvl="6" w:tplc="4D6CAF26">
      <w:start w:val="1"/>
      <w:numFmt w:val="bullet"/>
      <w:lvlText w:val=""/>
      <w:lvlJc w:val="left"/>
      <w:pPr>
        <w:ind w:left="5040" w:hanging="360"/>
      </w:pPr>
      <w:rPr>
        <w:rFonts w:ascii="Symbol" w:hAnsi="Symbol" w:hint="default"/>
      </w:rPr>
    </w:lvl>
    <w:lvl w:ilvl="7" w:tplc="E2D224CE">
      <w:start w:val="1"/>
      <w:numFmt w:val="bullet"/>
      <w:lvlText w:val="o"/>
      <w:lvlJc w:val="left"/>
      <w:pPr>
        <w:ind w:left="5760" w:hanging="360"/>
      </w:pPr>
      <w:rPr>
        <w:rFonts w:ascii="Courier New" w:hAnsi="Courier New" w:hint="default"/>
      </w:rPr>
    </w:lvl>
    <w:lvl w:ilvl="8" w:tplc="67DCD460">
      <w:start w:val="1"/>
      <w:numFmt w:val="bullet"/>
      <w:lvlText w:val=""/>
      <w:lvlJc w:val="left"/>
      <w:pPr>
        <w:ind w:left="6480" w:hanging="360"/>
      </w:pPr>
      <w:rPr>
        <w:rFonts w:ascii="Wingdings" w:hAnsi="Wingdings" w:hint="default"/>
      </w:rPr>
    </w:lvl>
  </w:abstractNum>
  <w:abstractNum w:abstractNumId="5" w15:restartNumberingAfterBreak="0">
    <w:nsid w:val="0A046C4F"/>
    <w:multiLevelType w:val="hybridMultilevel"/>
    <w:tmpl w:val="0B3092C0"/>
    <w:lvl w:ilvl="0" w:tplc="232EFCC8">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BFDBB67"/>
    <w:multiLevelType w:val="hybridMultilevel"/>
    <w:tmpl w:val="27D46B52"/>
    <w:lvl w:ilvl="0" w:tplc="83B63CE0">
      <w:start w:val="1"/>
      <w:numFmt w:val="bullet"/>
      <w:lvlText w:val=""/>
      <w:lvlJc w:val="left"/>
      <w:pPr>
        <w:ind w:left="720" w:hanging="360"/>
      </w:pPr>
      <w:rPr>
        <w:rFonts w:ascii="Symbol" w:hAnsi="Symbol" w:hint="default"/>
      </w:rPr>
    </w:lvl>
    <w:lvl w:ilvl="1" w:tplc="D19863CA">
      <w:start w:val="1"/>
      <w:numFmt w:val="bullet"/>
      <w:lvlText w:val="o"/>
      <w:lvlJc w:val="left"/>
      <w:pPr>
        <w:ind w:left="1440" w:hanging="360"/>
      </w:pPr>
      <w:rPr>
        <w:rFonts w:ascii="Courier New" w:hAnsi="Courier New" w:hint="default"/>
      </w:rPr>
    </w:lvl>
    <w:lvl w:ilvl="2" w:tplc="BE8C96F8">
      <w:start w:val="1"/>
      <w:numFmt w:val="bullet"/>
      <w:lvlText w:val=""/>
      <w:lvlJc w:val="left"/>
      <w:pPr>
        <w:ind w:left="2160" w:hanging="360"/>
      </w:pPr>
      <w:rPr>
        <w:rFonts w:ascii="Wingdings" w:hAnsi="Wingdings" w:hint="default"/>
      </w:rPr>
    </w:lvl>
    <w:lvl w:ilvl="3" w:tplc="4A920FA8">
      <w:start w:val="1"/>
      <w:numFmt w:val="bullet"/>
      <w:lvlText w:val=""/>
      <w:lvlJc w:val="left"/>
      <w:pPr>
        <w:ind w:left="2880" w:hanging="360"/>
      </w:pPr>
      <w:rPr>
        <w:rFonts w:ascii="Symbol" w:hAnsi="Symbol" w:hint="default"/>
      </w:rPr>
    </w:lvl>
    <w:lvl w:ilvl="4" w:tplc="DDBE7E3A">
      <w:start w:val="1"/>
      <w:numFmt w:val="bullet"/>
      <w:lvlText w:val="o"/>
      <w:lvlJc w:val="left"/>
      <w:pPr>
        <w:ind w:left="3600" w:hanging="360"/>
      </w:pPr>
      <w:rPr>
        <w:rFonts w:ascii="Courier New" w:hAnsi="Courier New" w:hint="default"/>
      </w:rPr>
    </w:lvl>
    <w:lvl w:ilvl="5" w:tplc="0B480BA0">
      <w:start w:val="1"/>
      <w:numFmt w:val="bullet"/>
      <w:lvlText w:val=""/>
      <w:lvlJc w:val="left"/>
      <w:pPr>
        <w:ind w:left="4320" w:hanging="360"/>
      </w:pPr>
      <w:rPr>
        <w:rFonts w:ascii="Wingdings" w:hAnsi="Wingdings" w:hint="default"/>
      </w:rPr>
    </w:lvl>
    <w:lvl w:ilvl="6" w:tplc="5534128C">
      <w:start w:val="1"/>
      <w:numFmt w:val="bullet"/>
      <w:lvlText w:val=""/>
      <w:lvlJc w:val="left"/>
      <w:pPr>
        <w:ind w:left="5040" w:hanging="360"/>
      </w:pPr>
      <w:rPr>
        <w:rFonts w:ascii="Symbol" w:hAnsi="Symbol" w:hint="default"/>
      </w:rPr>
    </w:lvl>
    <w:lvl w:ilvl="7" w:tplc="F13883FC">
      <w:start w:val="1"/>
      <w:numFmt w:val="bullet"/>
      <w:lvlText w:val="o"/>
      <w:lvlJc w:val="left"/>
      <w:pPr>
        <w:ind w:left="5760" w:hanging="360"/>
      </w:pPr>
      <w:rPr>
        <w:rFonts w:ascii="Courier New" w:hAnsi="Courier New" w:hint="default"/>
      </w:rPr>
    </w:lvl>
    <w:lvl w:ilvl="8" w:tplc="033C5DCA">
      <w:start w:val="1"/>
      <w:numFmt w:val="bullet"/>
      <w:lvlText w:val=""/>
      <w:lvlJc w:val="left"/>
      <w:pPr>
        <w:ind w:left="6480" w:hanging="360"/>
      </w:pPr>
      <w:rPr>
        <w:rFonts w:ascii="Wingdings" w:hAnsi="Wingdings" w:hint="default"/>
      </w:rPr>
    </w:lvl>
  </w:abstractNum>
  <w:abstractNum w:abstractNumId="7" w15:restartNumberingAfterBreak="0">
    <w:nsid w:val="0D830827"/>
    <w:multiLevelType w:val="hybridMultilevel"/>
    <w:tmpl w:val="CCCEB6A2"/>
    <w:lvl w:ilvl="0" w:tplc="73B2D1E2">
      <w:numFmt w:val="bullet"/>
      <w:lvlText w:val="-"/>
      <w:lvlJc w:val="left"/>
      <w:pPr>
        <w:ind w:left="720" w:hanging="360"/>
      </w:pPr>
      <w:rPr>
        <w:rFonts w:ascii="Aptos" w:hAnsi="Apto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C757EA"/>
    <w:multiLevelType w:val="hybridMultilevel"/>
    <w:tmpl w:val="F148DCC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9" w15:restartNumberingAfterBreak="0">
    <w:nsid w:val="13961428"/>
    <w:multiLevelType w:val="hybridMultilevel"/>
    <w:tmpl w:val="D3C2492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0" w15:restartNumberingAfterBreak="0">
    <w:nsid w:val="146B7182"/>
    <w:multiLevelType w:val="hybridMultilevel"/>
    <w:tmpl w:val="955C59DE"/>
    <w:lvl w:ilvl="0" w:tplc="BDE6CBB2">
      <w:numFmt w:val="bullet"/>
      <w:lvlText w:val="-"/>
      <w:lvlJc w:val="left"/>
      <w:pPr>
        <w:ind w:left="720" w:hanging="360"/>
      </w:pPr>
      <w:rPr>
        <w:rFonts w:ascii="Aptos" w:hAnsi="Aptos" w:hint="default"/>
      </w:rPr>
    </w:lvl>
    <w:lvl w:ilvl="1" w:tplc="E0E0B21E" w:tentative="1">
      <w:start w:val="1"/>
      <w:numFmt w:val="bullet"/>
      <w:lvlText w:val="o"/>
      <w:lvlJc w:val="left"/>
      <w:pPr>
        <w:ind w:left="1440" w:hanging="360"/>
      </w:pPr>
      <w:rPr>
        <w:rFonts w:ascii="Courier New" w:hAnsi="Courier New" w:hint="default"/>
      </w:rPr>
    </w:lvl>
    <w:lvl w:ilvl="2" w:tplc="C11AA370" w:tentative="1">
      <w:start w:val="1"/>
      <w:numFmt w:val="bullet"/>
      <w:lvlText w:val=""/>
      <w:lvlJc w:val="left"/>
      <w:pPr>
        <w:ind w:left="2160" w:hanging="360"/>
      </w:pPr>
      <w:rPr>
        <w:rFonts w:ascii="Wingdings" w:hAnsi="Wingdings" w:hint="default"/>
      </w:rPr>
    </w:lvl>
    <w:lvl w:ilvl="3" w:tplc="79B0BC52" w:tentative="1">
      <w:start w:val="1"/>
      <w:numFmt w:val="bullet"/>
      <w:lvlText w:val=""/>
      <w:lvlJc w:val="left"/>
      <w:pPr>
        <w:ind w:left="2880" w:hanging="360"/>
      </w:pPr>
      <w:rPr>
        <w:rFonts w:ascii="Symbol" w:hAnsi="Symbol" w:hint="default"/>
      </w:rPr>
    </w:lvl>
    <w:lvl w:ilvl="4" w:tplc="48DA3732" w:tentative="1">
      <w:start w:val="1"/>
      <w:numFmt w:val="bullet"/>
      <w:lvlText w:val="o"/>
      <w:lvlJc w:val="left"/>
      <w:pPr>
        <w:ind w:left="3600" w:hanging="360"/>
      </w:pPr>
      <w:rPr>
        <w:rFonts w:ascii="Courier New" w:hAnsi="Courier New" w:hint="default"/>
      </w:rPr>
    </w:lvl>
    <w:lvl w:ilvl="5" w:tplc="EB801C9E" w:tentative="1">
      <w:start w:val="1"/>
      <w:numFmt w:val="bullet"/>
      <w:lvlText w:val=""/>
      <w:lvlJc w:val="left"/>
      <w:pPr>
        <w:ind w:left="4320" w:hanging="360"/>
      </w:pPr>
      <w:rPr>
        <w:rFonts w:ascii="Wingdings" w:hAnsi="Wingdings" w:hint="default"/>
      </w:rPr>
    </w:lvl>
    <w:lvl w:ilvl="6" w:tplc="30FCA2B8" w:tentative="1">
      <w:start w:val="1"/>
      <w:numFmt w:val="bullet"/>
      <w:lvlText w:val=""/>
      <w:lvlJc w:val="left"/>
      <w:pPr>
        <w:ind w:left="5040" w:hanging="360"/>
      </w:pPr>
      <w:rPr>
        <w:rFonts w:ascii="Symbol" w:hAnsi="Symbol" w:hint="default"/>
      </w:rPr>
    </w:lvl>
    <w:lvl w:ilvl="7" w:tplc="D9A41A50" w:tentative="1">
      <w:start w:val="1"/>
      <w:numFmt w:val="bullet"/>
      <w:lvlText w:val="o"/>
      <w:lvlJc w:val="left"/>
      <w:pPr>
        <w:ind w:left="5760" w:hanging="360"/>
      </w:pPr>
      <w:rPr>
        <w:rFonts w:ascii="Courier New" w:hAnsi="Courier New" w:hint="default"/>
      </w:rPr>
    </w:lvl>
    <w:lvl w:ilvl="8" w:tplc="E950514A" w:tentative="1">
      <w:start w:val="1"/>
      <w:numFmt w:val="bullet"/>
      <w:lvlText w:val=""/>
      <w:lvlJc w:val="left"/>
      <w:pPr>
        <w:ind w:left="6480" w:hanging="360"/>
      </w:pPr>
      <w:rPr>
        <w:rFonts w:ascii="Wingdings" w:hAnsi="Wingdings" w:hint="default"/>
      </w:rPr>
    </w:lvl>
  </w:abstractNum>
  <w:abstractNum w:abstractNumId="11" w15:restartNumberingAfterBreak="0">
    <w:nsid w:val="17247F91"/>
    <w:multiLevelType w:val="hybridMultilevel"/>
    <w:tmpl w:val="5726A88E"/>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2" w15:restartNumberingAfterBreak="0">
    <w:nsid w:val="18B2D7F0"/>
    <w:multiLevelType w:val="hybridMultilevel"/>
    <w:tmpl w:val="52889948"/>
    <w:lvl w:ilvl="0" w:tplc="E4761046">
      <w:start w:val="1"/>
      <w:numFmt w:val="lowerLetter"/>
      <w:lvlText w:val="%1."/>
      <w:lvlJc w:val="left"/>
      <w:pPr>
        <w:ind w:left="1080" w:hanging="360"/>
      </w:pPr>
    </w:lvl>
    <w:lvl w:ilvl="1" w:tplc="AF54D310">
      <w:start w:val="1"/>
      <w:numFmt w:val="lowerLetter"/>
      <w:lvlText w:val="%2."/>
      <w:lvlJc w:val="left"/>
      <w:pPr>
        <w:ind w:left="1440" w:hanging="360"/>
      </w:pPr>
    </w:lvl>
    <w:lvl w:ilvl="2" w:tplc="963ACB44">
      <w:start w:val="1"/>
      <w:numFmt w:val="lowerRoman"/>
      <w:lvlText w:val="%3."/>
      <w:lvlJc w:val="right"/>
      <w:pPr>
        <w:ind w:left="2160" w:hanging="180"/>
      </w:pPr>
    </w:lvl>
    <w:lvl w:ilvl="3" w:tplc="76841E72">
      <w:start w:val="1"/>
      <w:numFmt w:val="decimal"/>
      <w:lvlText w:val="%4."/>
      <w:lvlJc w:val="left"/>
      <w:pPr>
        <w:ind w:left="2880" w:hanging="360"/>
      </w:pPr>
    </w:lvl>
    <w:lvl w:ilvl="4" w:tplc="4D448E3E">
      <w:start w:val="1"/>
      <w:numFmt w:val="lowerLetter"/>
      <w:lvlText w:val="%5."/>
      <w:lvlJc w:val="left"/>
      <w:pPr>
        <w:ind w:left="3600" w:hanging="360"/>
      </w:pPr>
    </w:lvl>
    <w:lvl w:ilvl="5" w:tplc="69B01F02">
      <w:start w:val="1"/>
      <w:numFmt w:val="lowerRoman"/>
      <w:lvlText w:val="%6."/>
      <w:lvlJc w:val="right"/>
      <w:pPr>
        <w:ind w:left="4320" w:hanging="180"/>
      </w:pPr>
    </w:lvl>
    <w:lvl w:ilvl="6" w:tplc="F274ED7A">
      <w:start w:val="1"/>
      <w:numFmt w:val="decimal"/>
      <w:lvlText w:val="%7."/>
      <w:lvlJc w:val="left"/>
      <w:pPr>
        <w:ind w:left="5040" w:hanging="360"/>
      </w:pPr>
    </w:lvl>
    <w:lvl w:ilvl="7" w:tplc="E9249776">
      <w:start w:val="1"/>
      <w:numFmt w:val="lowerLetter"/>
      <w:lvlText w:val="%8."/>
      <w:lvlJc w:val="left"/>
      <w:pPr>
        <w:ind w:left="5760" w:hanging="360"/>
      </w:pPr>
    </w:lvl>
    <w:lvl w:ilvl="8" w:tplc="1EFE5EB0">
      <w:start w:val="1"/>
      <w:numFmt w:val="lowerRoman"/>
      <w:lvlText w:val="%9."/>
      <w:lvlJc w:val="right"/>
      <w:pPr>
        <w:ind w:left="6480" w:hanging="180"/>
      </w:pPr>
    </w:lvl>
  </w:abstractNum>
  <w:abstractNum w:abstractNumId="13" w15:restartNumberingAfterBreak="0">
    <w:nsid w:val="1CFC331E"/>
    <w:multiLevelType w:val="hybridMultilevel"/>
    <w:tmpl w:val="1A80E3BA"/>
    <w:lvl w:ilvl="0" w:tplc="C378597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E76A210"/>
    <w:multiLevelType w:val="hybridMultilevel"/>
    <w:tmpl w:val="2CAC48B0"/>
    <w:lvl w:ilvl="0" w:tplc="1292C424">
      <w:start w:val="1"/>
      <w:numFmt w:val="lowerLetter"/>
      <w:lvlText w:val="%1."/>
      <w:lvlJc w:val="left"/>
      <w:pPr>
        <w:ind w:left="720" w:hanging="360"/>
      </w:pPr>
    </w:lvl>
    <w:lvl w:ilvl="1" w:tplc="2034C3FC">
      <w:start w:val="1"/>
      <w:numFmt w:val="lowerLetter"/>
      <w:lvlText w:val="%2."/>
      <w:lvlJc w:val="left"/>
      <w:pPr>
        <w:ind w:left="1440" w:hanging="360"/>
      </w:pPr>
    </w:lvl>
    <w:lvl w:ilvl="2" w:tplc="0C5A2E62">
      <w:start w:val="1"/>
      <w:numFmt w:val="lowerRoman"/>
      <w:lvlText w:val="%3."/>
      <w:lvlJc w:val="right"/>
      <w:pPr>
        <w:ind w:left="2160" w:hanging="180"/>
      </w:pPr>
    </w:lvl>
    <w:lvl w:ilvl="3" w:tplc="DC9AAF2A">
      <w:start w:val="1"/>
      <w:numFmt w:val="decimal"/>
      <w:lvlText w:val="%4."/>
      <w:lvlJc w:val="left"/>
      <w:pPr>
        <w:ind w:left="2880" w:hanging="360"/>
      </w:pPr>
    </w:lvl>
    <w:lvl w:ilvl="4" w:tplc="515C93AA">
      <w:start w:val="1"/>
      <w:numFmt w:val="lowerLetter"/>
      <w:lvlText w:val="%5."/>
      <w:lvlJc w:val="left"/>
      <w:pPr>
        <w:ind w:left="3600" w:hanging="360"/>
      </w:pPr>
    </w:lvl>
    <w:lvl w:ilvl="5" w:tplc="49906B16">
      <w:start w:val="1"/>
      <w:numFmt w:val="lowerRoman"/>
      <w:lvlText w:val="%6."/>
      <w:lvlJc w:val="right"/>
      <w:pPr>
        <w:ind w:left="4320" w:hanging="180"/>
      </w:pPr>
    </w:lvl>
    <w:lvl w:ilvl="6" w:tplc="89CE2E10">
      <w:start w:val="1"/>
      <w:numFmt w:val="decimal"/>
      <w:lvlText w:val="%7."/>
      <w:lvlJc w:val="left"/>
      <w:pPr>
        <w:ind w:left="5040" w:hanging="360"/>
      </w:pPr>
    </w:lvl>
    <w:lvl w:ilvl="7" w:tplc="7CC874C0">
      <w:start w:val="1"/>
      <w:numFmt w:val="lowerLetter"/>
      <w:lvlText w:val="%8."/>
      <w:lvlJc w:val="left"/>
      <w:pPr>
        <w:ind w:left="5760" w:hanging="360"/>
      </w:pPr>
    </w:lvl>
    <w:lvl w:ilvl="8" w:tplc="47E47A7A">
      <w:start w:val="1"/>
      <w:numFmt w:val="lowerRoman"/>
      <w:lvlText w:val="%9."/>
      <w:lvlJc w:val="right"/>
      <w:pPr>
        <w:ind w:left="6480" w:hanging="180"/>
      </w:pPr>
    </w:lvl>
  </w:abstractNum>
  <w:abstractNum w:abstractNumId="15" w15:restartNumberingAfterBreak="0">
    <w:nsid w:val="26792816"/>
    <w:multiLevelType w:val="hybridMultilevel"/>
    <w:tmpl w:val="23CE145C"/>
    <w:lvl w:ilvl="0" w:tplc="73B2D1E2">
      <w:numFmt w:val="bullet"/>
      <w:lvlText w:val="-"/>
      <w:lvlJc w:val="left"/>
      <w:pPr>
        <w:ind w:left="720" w:hanging="360"/>
      </w:pPr>
      <w:rPr>
        <w:rFonts w:ascii="Aptos" w:hAnsi="Aptos" w:hint="default"/>
      </w:rPr>
    </w:lvl>
    <w:lvl w:ilvl="1" w:tplc="588E9548" w:tentative="1">
      <w:start w:val="1"/>
      <w:numFmt w:val="bullet"/>
      <w:lvlText w:val="o"/>
      <w:lvlJc w:val="left"/>
      <w:pPr>
        <w:ind w:left="1440" w:hanging="360"/>
      </w:pPr>
      <w:rPr>
        <w:rFonts w:ascii="Courier New" w:hAnsi="Courier New" w:hint="default"/>
      </w:rPr>
    </w:lvl>
    <w:lvl w:ilvl="2" w:tplc="681A1120" w:tentative="1">
      <w:start w:val="1"/>
      <w:numFmt w:val="bullet"/>
      <w:lvlText w:val=""/>
      <w:lvlJc w:val="left"/>
      <w:pPr>
        <w:ind w:left="2160" w:hanging="360"/>
      </w:pPr>
      <w:rPr>
        <w:rFonts w:ascii="Wingdings" w:hAnsi="Wingdings" w:hint="default"/>
      </w:rPr>
    </w:lvl>
    <w:lvl w:ilvl="3" w:tplc="4C6AED3E" w:tentative="1">
      <w:start w:val="1"/>
      <w:numFmt w:val="bullet"/>
      <w:lvlText w:val=""/>
      <w:lvlJc w:val="left"/>
      <w:pPr>
        <w:ind w:left="2880" w:hanging="360"/>
      </w:pPr>
      <w:rPr>
        <w:rFonts w:ascii="Symbol" w:hAnsi="Symbol" w:hint="default"/>
      </w:rPr>
    </w:lvl>
    <w:lvl w:ilvl="4" w:tplc="07744218" w:tentative="1">
      <w:start w:val="1"/>
      <w:numFmt w:val="bullet"/>
      <w:lvlText w:val="o"/>
      <w:lvlJc w:val="left"/>
      <w:pPr>
        <w:ind w:left="3600" w:hanging="360"/>
      </w:pPr>
      <w:rPr>
        <w:rFonts w:ascii="Courier New" w:hAnsi="Courier New" w:hint="default"/>
      </w:rPr>
    </w:lvl>
    <w:lvl w:ilvl="5" w:tplc="EF589C16" w:tentative="1">
      <w:start w:val="1"/>
      <w:numFmt w:val="bullet"/>
      <w:lvlText w:val=""/>
      <w:lvlJc w:val="left"/>
      <w:pPr>
        <w:ind w:left="4320" w:hanging="360"/>
      </w:pPr>
      <w:rPr>
        <w:rFonts w:ascii="Wingdings" w:hAnsi="Wingdings" w:hint="default"/>
      </w:rPr>
    </w:lvl>
    <w:lvl w:ilvl="6" w:tplc="5E3C8172" w:tentative="1">
      <w:start w:val="1"/>
      <w:numFmt w:val="bullet"/>
      <w:lvlText w:val=""/>
      <w:lvlJc w:val="left"/>
      <w:pPr>
        <w:ind w:left="5040" w:hanging="360"/>
      </w:pPr>
      <w:rPr>
        <w:rFonts w:ascii="Symbol" w:hAnsi="Symbol" w:hint="default"/>
      </w:rPr>
    </w:lvl>
    <w:lvl w:ilvl="7" w:tplc="6CCC27C4" w:tentative="1">
      <w:start w:val="1"/>
      <w:numFmt w:val="bullet"/>
      <w:lvlText w:val="o"/>
      <w:lvlJc w:val="left"/>
      <w:pPr>
        <w:ind w:left="5760" w:hanging="360"/>
      </w:pPr>
      <w:rPr>
        <w:rFonts w:ascii="Courier New" w:hAnsi="Courier New" w:hint="default"/>
      </w:rPr>
    </w:lvl>
    <w:lvl w:ilvl="8" w:tplc="15C227C8" w:tentative="1">
      <w:start w:val="1"/>
      <w:numFmt w:val="bullet"/>
      <w:lvlText w:val=""/>
      <w:lvlJc w:val="left"/>
      <w:pPr>
        <w:ind w:left="6480" w:hanging="360"/>
      </w:pPr>
      <w:rPr>
        <w:rFonts w:ascii="Wingdings" w:hAnsi="Wingdings" w:hint="default"/>
      </w:rPr>
    </w:lvl>
  </w:abstractNum>
  <w:abstractNum w:abstractNumId="16" w15:restartNumberingAfterBreak="0">
    <w:nsid w:val="2E9D6BD6"/>
    <w:multiLevelType w:val="hybridMultilevel"/>
    <w:tmpl w:val="88D6F76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7" w15:restartNumberingAfterBreak="0">
    <w:nsid w:val="31460611"/>
    <w:multiLevelType w:val="hybridMultilevel"/>
    <w:tmpl w:val="C6F41BD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8" w15:restartNumberingAfterBreak="0">
    <w:nsid w:val="3457239B"/>
    <w:multiLevelType w:val="hybridMultilevel"/>
    <w:tmpl w:val="42D2BD68"/>
    <w:lvl w:ilvl="0" w:tplc="63FAC58E">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4A2DB27"/>
    <w:multiLevelType w:val="hybridMultilevel"/>
    <w:tmpl w:val="EA3201A2"/>
    <w:lvl w:ilvl="0" w:tplc="DEEEF5C4">
      <w:start w:val="1"/>
      <w:numFmt w:val="upperRoman"/>
      <w:lvlText w:val="%1."/>
      <w:lvlJc w:val="right"/>
      <w:pPr>
        <w:ind w:left="720" w:hanging="360"/>
      </w:pPr>
    </w:lvl>
    <w:lvl w:ilvl="1" w:tplc="EEB2A3BA">
      <w:start w:val="1"/>
      <w:numFmt w:val="lowerLetter"/>
      <w:lvlText w:val="%2."/>
      <w:lvlJc w:val="left"/>
      <w:pPr>
        <w:ind w:left="1440" w:hanging="360"/>
      </w:pPr>
    </w:lvl>
    <w:lvl w:ilvl="2" w:tplc="9A985D6A">
      <w:start w:val="1"/>
      <w:numFmt w:val="lowerRoman"/>
      <w:lvlText w:val="%3."/>
      <w:lvlJc w:val="right"/>
      <w:pPr>
        <w:ind w:left="2160" w:hanging="180"/>
      </w:pPr>
    </w:lvl>
    <w:lvl w:ilvl="3" w:tplc="32D8F312">
      <w:start w:val="1"/>
      <w:numFmt w:val="decimal"/>
      <w:lvlText w:val="%4."/>
      <w:lvlJc w:val="left"/>
      <w:pPr>
        <w:ind w:left="2880" w:hanging="360"/>
      </w:pPr>
    </w:lvl>
    <w:lvl w:ilvl="4" w:tplc="9206799A">
      <w:start w:val="1"/>
      <w:numFmt w:val="lowerLetter"/>
      <w:lvlText w:val="%5."/>
      <w:lvlJc w:val="left"/>
      <w:pPr>
        <w:ind w:left="3600" w:hanging="360"/>
      </w:pPr>
    </w:lvl>
    <w:lvl w:ilvl="5" w:tplc="7ADEF52E">
      <w:start w:val="1"/>
      <w:numFmt w:val="lowerRoman"/>
      <w:lvlText w:val="%6."/>
      <w:lvlJc w:val="right"/>
      <w:pPr>
        <w:ind w:left="4320" w:hanging="180"/>
      </w:pPr>
    </w:lvl>
    <w:lvl w:ilvl="6" w:tplc="85D82E96">
      <w:start w:val="1"/>
      <w:numFmt w:val="decimal"/>
      <w:lvlText w:val="%7."/>
      <w:lvlJc w:val="left"/>
      <w:pPr>
        <w:ind w:left="5040" w:hanging="360"/>
      </w:pPr>
    </w:lvl>
    <w:lvl w:ilvl="7" w:tplc="BDCE0A8E">
      <w:start w:val="1"/>
      <w:numFmt w:val="lowerLetter"/>
      <w:lvlText w:val="%8."/>
      <w:lvlJc w:val="left"/>
      <w:pPr>
        <w:ind w:left="5760" w:hanging="360"/>
      </w:pPr>
    </w:lvl>
    <w:lvl w:ilvl="8" w:tplc="579439E6">
      <w:start w:val="1"/>
      <w:numFmt w:val="lowerRoman"/>
      <w:lvlText w:val="%9."/>
      <w:lvlJc w:val="right"/>
      <w:pPr>
        <w:ind w:left="6480" w:hanging="180"/>
      </w:pPr>
    </w:lvl>
  </w:abstractNum>
  <w:abstractNum w:abstractNumId="20" w15:restartNumberingAfterBreak="0">
    <w:nsid w:val="36120E5F"/>
    <w:multiLevelType w:val="hybridMultilevel"/>
    <w:tmpl w:val="95D0C2D2"/>
    <w:lvl w:ilvl="0" w:tplc="FFFFFFFF">
      <w:start w:val="1"/>
      <w:numFmt w:val="bullet"/>
      <w:lvlText w:val=""/>
      <w:lvlJc w:val="left"/>
      <w:pPr>
        <w:ind w:left="720" w:hanging="360"/>
      </w:pPr>
      <w:rPr>
        <w:rFonts w:ascii="Symbol" w:hAnsi="Symbol" w:hint="default"/>
      </w:rPr>
    </w:lvl>
    <w:lvl w:ilvl="1" w:tplc="73B2D1E2">
      <w:numFmt w:val="bullet"/>
      <w:lvlText w:val="-"/>
      <w:lvlJc w:val="left"/>
      <w:pPr>
        <w:ind w:left="1440" w:hanging="360"/>
      </w:pPr>
      <w:rPr>
        <w:rFonts w:ascii="Aptos" w:hAnsi="Apto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997A4FB"/>
    <w:multiLevelType w:val="hybridMultilevel"/>
    <w:tmpl w:val="58DAF634"/>
    <w:lvl w:ilvl="0" w:tplc="F0C2EAF4">
      <w:start w:val="1"/>
      <w:numFmt w:val="bullet"/>
      <w:lvlText w:val=""/>
      <w:lvlJc w:val="left"/>
      <w:pPr>
        <w:ind w:left="720" w:hanging="360"/>
      </w:pPr>
      <w:rPr>
        <w:rFonts w:ascii="Symbol" w:hAnsi="Symbol" w:hint="default"/>
      </w:rPr>
    </w:lvl>
    <w:lvl w:ilvl="1" w:tplc="0F4AE2DC">
      <w:start w:val="1"/>
      <w:numFmt w:val="bullet"/>
      <w:lvlText w:val="o"/>
      <w:lvlJc w:val="left"/>
      <w:pPr>
        <w:ind w:left="1440" w:hanging="360"/>
      </w:pPr>
      <w:rPr>
        <w:rFonts w:ascii="Courier New" w:hAnsi="Courier New" w:hint="default"/>
      </w:rPr>
    </w:lvl>
    <w:lvl w:ilvl="2" w:tplc="C2106480">
      <w:start w:val="1"/>
      <w:numFmt w:val="bullet"/>
      <w:lvlText w:val=""/>
      <w:lvlJc w:val="left"/>
      <w:pPr>
        <w:ind w:left="2160" w:hanging="360"/>
      </w:pPr>
      <w:rPr>
        <w:rFonts w:ascii="Wingdings" w:hAnsi="Wingdings" w:hint="default"/>
      </w:rPr>
    </w:lvl>
    <w:lvl w:ilvl="3" w:tplc="EE20CDCA">
      <w:start w:val="1"/>
      <w:numFmt w:val="bullet"/>
      <w:lvlText w:val=""/>
      <w:lvlJc w:val="left"/>
      <w:pPr>
        <w:ind w:left="2880" w:hanging="360"/>
      </w:pPr>
      <w:rPr>
        <w:rFonts w:ascii="Symbol" w:hAnsi="Symbol" w:hint="default"/>
      </w:rPr>
    </w:lvl>
    <w:lvl w:ilvl="4" w:tplc="41CEDCD8">
      <w:start w:val="1"/>
      <w:numFmt w:val="bullet"/>
      <w:lvlText w:val="o"/>
      <w:lvlJc w:val="left"/>
      <w:pPr>
        <w:ind w:left="3600" w:hanging="360"/>
      </w:pPr>
      <w:rPr>
        <w:rFonts w:ascii="Courier New" w:hAnsi="Courier New" w:hint="default"/>
      </w:rPr>
    </w:lvl>
    <w:lvl w:ilvl="5" w:tplc="DE4E0FD8">
      <w:start w:val="1"/>
      <w:numFmt w:val="bullet"/>
      <w:lvlText w:val=""/>
      <w:lvlJc w:val="left"/>
      <w:pPr>
        <w:ind w:left="4320" w:hanging="360"/>
      </w:pPr>
      <w:rPr>
        <w:rFonts w:ascii="Wingdings" w:hAnsi="Wingdings" w:hint="default"/>
      </w:rPr>
    </w:lvl>
    <w:lvl w:ilvl="6" w:tplc="3A9AB9F0">
      <w:start w:val="1"/>
      <w:numFmt w:val="bullet"/>
      <w:lvlText w:val=""/>
      <w:lvlJc w:val="left"/>
      <w:pPr>
        <w:ind w:left="5040" w:hanging="360"/>
      </w:pPr>
      <w:rPr>
        <w:rFonts w:ascii="Symbol" w:hAnsi="Symbol" w:hint="default"/>
      </w:rPr>
    </w:lvl>
    <w:lvl w:ilvl="7" w:tplc="9F9A745E">
      <w:start w:val="1"/>
      <w:numFmt w:val="bullet"/>
      <w:lvlText w:val="o"/>
      <w:lvlJc w:val="left"/>
      <w:pPr>
        <w:ind w:left="5760" w:hanging="360"/>
      </w:pPr>
      <w:rPr>
        <w:rFonts w:ascii="Courier New" w:hAnsi="Courier New" w:hint="default"/>
      </w:rPr>
    </w:lvl>
    <w:lvl w:ilvl="8" w:tplc="B762DB68">
      <w:start w:val="1"/>
      <w:numFmt w:val="bullet"/>
      <w:lvlText w:val=""/>
      <w:lvlJc w:val="left"/>
      <w:pPr>
        <w:ind w:left="6480" w:hanging="360"/>
      </w:pPr>
      <w:rPr>
        <w:rFonts w:ascii="Wingdings" w:hAnsi="Wingdings" w:hint="default"/>
      </w:rPr>
    </w:lvl>
  </w:abstractNum>
  <w:abstractNum w:abstractNumId="22" w15:restartNumberingAfterBreak="0">
    <w:nsid w:val="3F3310EA"/>
    <w:multiLevelType w:val="hybridMultilevel"/>
    <w:tmpl w:val="73FC0EB8"/>
    <w:lvl w:ilvl="0" w:tplc="0CECFFBC">
      <w:start w:val="1"/>
      <w:numFmt w:val="bullet"/>
      <w:lvlText w:val=""/>
      <w:lvlJc w:val="left"/>
      <w:pPr>
        <w:ind w:left="720" w:hanging="360"/>
      </w:pPr>
      <w:rPr>
        <w:rFonts w:ascii="Symbol" w:hAnsi="Symbol" w:hint="default"/>
      </w:rPr>
    </w:lvl>
    <w:lvl w:ilvl="1" w:tplc="96FA8604">
      <w:start w:val="1"/>
      <w:numFmt w:val="bullet"/>
      <w:lvlText w:val="o"/>
      <w:lvlJc w:val="left"/>
      <w:pPr>
        <w:ind w:left="1440" w:hanging="360"/>
      </w:pPr>
      <w:rPr>
        <w:rFonts w:ascii="Courier New" w:hAnsi="Courier New" w:hint="default"/>
      </w:rPr>
    </w:lvl>
    <w:lvl w:ilvl="2" w:tplc="DCD20310">
      <w:start w:val="1"/>
      <w:numFmt w:val="bullet"/>
      <w:lvlText w:val=""/>
      <w:lvlJc w:val="left"/>
      <w:pPr>
        <w:ind w:left="2160" w:hanging="360"/>
      </w:pPr>
      <w:rPr>
        <w:rFonts w:ascii="Wingdings" w:hAnsi="Wingdings" w:hint="default"/>
      </w:rPr>
    </w:lvl>
    <w:lvl w:ilvl="3" w:tplc="BA4C9056">
      <w:start w:val="1"/>
      <w:numFmt w:val="bullet"/>
      <w:lvlText w:val=""/>
      <w:lvlJc w:val="left"/>
      <w:pPr>
        <w:ind w:left="2880" w:hanging="360"/>
      </w:pPr>
      <w:rPr>
        <w:rFonts w:ascii="Symbol" w:hAnsi="Symbol" w:hint="default"/>
      </w:rPr>
    </w:lvl>
    <w:lvl w:ilvl="4" w:tplc="DEFE3E2E">
      <w:start w:val="1"/>
      <w:numFmt w:val="bullet"/>
      <w:lvlText w:val="o"/>
      <w:lvlJc w:val="left"/>
      <w:pPr>
        <w:ind w:left="3600" w:hanging="360"/>
      </w:pPr>
      <w:rPr>
        <w:rFonts w:ascii="Courier New" w:hAnsi="Courier New" w:hint="default"/>
      </w:rPr>
    </w:lvl>
    <w:lvl w:ilvl="5" w:tplc="E4A2AC48">
      <w:start w:val="1"/>
      <w:numFmt w:val="bullet"/>
      <w:lvlText w:val=""/>
      <w:lvlJc w:val="left"/>
      <w:pPr>
        <w:ind w:left="4320" w:hanging="360"/>
      </w:pPr>
      <w:rPr>
        <w:rFonts w:ascii="Wingdings" w:hAnsi="Wingdings" w:hint="default"/>
      </w:rPr>
    </w:lvl>
    <w:lvl w:ilvl="6" w:tplc="B16AE4C0">
      <w:start w:val="1"/>
      <w:numFmt w:val="bullet"/>
      <w:lvlText w:val=""/>
      <w:lvlJc w:val="left"/>
      <w:pPr>
        <w:ind w:left="5040" w:hanging="360"/>
      </w:pPr>
      <w:rPr>
        <w:rFonts w:ascii="Symbol" w:hAnsi="Symbol" w:hint="default"/>
      </w:rPr>
    </w:lvl>
    <w:lvl w:ilvl="7" w:tplc="22C07E24">
      <w:start w:val="1"/>
      <w:numFmt w:val="bullet"/>
      <w:lvlText w:val="o"/>
      <w:lvlJc w:val="left"/>
      <w:pPr>
        <w:ind w:left="5760" w:hanging="360"/>
      </w:pPr>
      <w:rPr>
        <w:rFonts w:ascii="Courier New" w:hAnsi="Courier New" w:hint="default"/>
      </w:rPr>
    </w:lvl>
    <w:lvl w:ilvl="8" w:tplc="A7CA8B7C">
      <w:start w:val="1"/>
      <w:numFmt w:val="bullet"/>
      <w:lvlText w:val=""/>
      <w:lvlJc w:val="left"/>
      <w:pPr>
        <w:ind w:left="6480" w:hanging="360"/>
      </w:pPr>
      <w:rPr>
        <w:rFonts w:ascii="Wingdings" w:hAnsi="Wingdings" w:hint="default"/>
      </w:rPr>
    </w:lvl>
  </w:abstractNum>
  <w:abstractNum w:abstractNumId="23" w15:restartNumberingAfterBreak="0">
    <w:nsid w:val="424E175E"/>
    <w:multiLevelType w:val="hybridMultilevel"/>
    <w:tmpl w:val="3BAE0E4C"/>
    <w:lvl w:ilvl="0" w:tplc="D478942A">
      <w:start w:val="1"/>
      <w:numFmt w:val="lowerLetter"/>
      <w:lvlText w:val="%1."/>
      <w:lvlJc w:val="left"/>
      <w:pPr>
        <w:ind w:left="720" w:hanging="360"/>
      </w:pPr>
    </w:lvl>
    <w:lvl w:ilvl="1" w:tplc="96445C48">
      <w:start w:val="1"/>
      <w:numFmt w:val="lowerLetter"/>
      <w:lvlText w:val="%2."/>
      <w:lvlJc w:val="left"/>
      <w:pPr>
        <w:ind w:left="1440" w:hanging="360"/>
      </w:pPr>
    </w:lvl>
    <w:lvl w:ilvl="2" w:tplc="9D8EDBA4">
      <w:start w:val="1"/>
      <w:numFmt w:val="lowerRoman"/>
      <w:lvlText w:val="%3."/>
      <w:lvlJc w:val="right"/>
      <w:pPr>
        <w:ind w:left="2160" w:hanging="180"/>
      </w:pPr>
    </w:lvl>
    <w:lvl w:ilvl="3" w:tplc="CF4C3D96">
      <w:start w:val="1"/>
      <w:numFmt w:val="decimal"/>
      <w:lvlText w:val="%4."/>
      <w:lvlJc w:val="left"/>
      <w:pPr>
        <w:ind w:left="2880" w:hanging="360"/>
      </w:pPr>
    </w:lvl>
    <w:lvl w:ilvl="4" w:tplc="1F960F0E">
      <w:start w:val="1"/>
      <w:numFmt w:val="lowerLetter"/>
      <w:lvlText w:val="%5."/>
      <w:lvlJc w:val="left"/>
      <w:pPr>
        <w:ind w:left="3600" w:hanging="360"/>
      </w:pPr>
    </w:lvl>
    <w:lvl w:ilvl="5" w:tplc="09624872">
      <w:start w:val="1"/>
      <w:numFmt w:val="lowerRoman"/>
      <w:lvlText w:val="%6."/>
      <w:lvlJc w:val="right"/>
      <w:pPr>
        <w:ind w:left="4320" w:hanging="180"/>
      </w:pPr>
    </w:lvl>
    <w:lvl w:ilvl="6" w:tplc="B2AE592A">
      <w:start w:val="1"/>
      <w:numFmt w:val="decimal"/>
      <w:lvlText w:val="%7."/>
      <w:lvlJc w:val="left"/>
      <w:pPr>
        <w:ind w:left="5040" w:hanging="360"/>
      </w:pPr>
    </w:lvl>
    <w:lvl w:ilvl="7" w:tplc="3822C240">
      <w:start w:val="1"/>
      <w:numFmt w:val="lowerLetter"/>
      <w:lvlText w:val="%8."/>
      <w:lvlJc w:val="left"/>
      <w:pPr>
        <w:ind w:left="5760" w:hanging="360"/>
      </w:pPr>
    </w:lvl>
    <w:lvl w:ilvl="8" w:tplc="BCCECABE">
      <w:start w:val="1"/>
      <w:numFmt w:val="lowerRoman"/>
      <w:lvlText w:val="%9."/>
      <w:lvlJc w:val="right"/>
      <w:pPr>
        <w:ind w:left="6480" w:hanging="180"/>
      </w:pPr>
    </w:lvl>
  </w:abstractNum>
  <w:abstractNum w:abstractNumId="24" w15:restartNumberingAfterBreak="0">
    <w:nsid w:val="43C94754"/>
    <w:multiLevelType w:val="hybridMultilevel"/>
    <w:tmpl w:val="3DC0712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5" w15:restartNumberingAfterBreak="0">
    <w:nsid w:val="440F37A2"/>
    <w:multiLevelType w:val="hybridMultilevel"/>
    <w:tmpl w:val="13F84F2A"/>
    <w:lvl w:ilvl="0" w:tplc="3342B634">
      <w:start w:val="1"/>
      <w:numFmt w:val="bullet"/>
      <w:lvlText w:val=""/>
      <w:lvlJc w:val="left"/>
      <w:pPr>
        <w:ind w:left="720" w:hanging="360"/>
      </w:pPr>
      <w:rPr>
        <w:rFonts w:ascii="Symbol" w:hAnsi="Symbol" w:hint="default"/>
      </w:rPr>
    </w:lvl>
    <w:lvl w:ilvl="1" w:tplc="7688A976" w:tentative="1">
      <w:start w:val="1"/>
      <w:numFmt w:val="bullet"/>
      <w:lvlText w:val="o"/>
      <w:lvlJc w:val="left"/>
      <w:pPr>
        <w:ind w:left="1440" w:hanging="360"/>
      </w:pPr>
      <w:rPr>
        <w:rFonts w:ascii="Courier New" w:hAnsi="Courier New" w:hint="default"/>
      </w:rPr>
    </w:lvl>
    <w:lvl w:ilvl="2" w:tplc="90489FD4" w:tentative="1">
      <w:start w:val="1"/>
      <w:numFmt w:val="bullet"/>
      <w:lvlText w:val=""/>
      <w:lvlJc w:val="left"/>
      <w:pPr>
        <w:ind w:left="2160" w:hanging="360"/>
      </w:pPr>
      <w:rPr>
        <w:rFonts w:ascii="Wingdings" w:hAnsi="Wingdings" w:hint="default"/>
      </w:rPr>
    </w:lvl>
    <w:lvl w:ilvl="3" w:tplc="007AA374" w:tentative="1">
      <w:start w:val="1"/>
      <w:numFmt w:val="bullet"/>
      <w:lvlText w:val=""/>
      <w:lvlJc w:val="left"/>
      <w:pPr>
        <w:ind w:left="2880" w:hanging="360"/>
      </w:pPr>
      <w:rPr>
        <w:rFonts w:ascii="Symbol" w:hAnsi="Symbol" w:hint="default"/>
      </w:rPr>
    </w:lvl>
    <w:lvl w:ilvl="4" w:tplc="1640D898" w:tentative="1">
      <w:start w:val="1"/>
      <w:numFmt w:val="bullet"/>
      <w:lvlText w:val="o"/>
      <w:lvlJc w:val="left"/>
      <w:pPr>
        <w:ind w:left="3600" w:hanging="360"/>
      </w:pPr>
      <w:rPr>
        <w:rFonts w:ascii="Courier New" w:hAnsi="Courier New" w:hint="default"/>
      </w:rPr>
    </w:lvl>
    <w:lvl w:ilvl="5" w:tplc="D90638D8" w:tentative="1">
      <w:start w:val="1"/>
      <w:numFmt w:val="bullet"/>
      <w:lvlText w:val=""/>
      <w:lvlJc w:val="left"/>
      <w:pPr>
        <w:ind w:left="4320" w:hanging="360"/>
      </w:pPr>
      <w:rPr>
        <w:rFonts w:ascii="Wingdings" w:hAnsi="Wingdings" w:hint="default"/>
      </w:rPr>
    </w:lvl>
    <w:lvl w:ilvl="6" w:tplc="410A6D44" w:tentative="1">
      <w:start w:val="1"/>
      <w:numFmt w:val="bullet"/>
      <w:lvlText w:val=""/>
      <w:lvlJc w:val="left"/>
      <w:pPr>
        <w:ind w:left="5040" w:hanging="360"/>
      </w:pPr>
      <w:rPr>
        <w:rFonts w:ascii="Symbol" w:hAnsi="Symbol" w:hint="default"/>
      </w:rPr>
    </w:lvl>
    <w:lvl w:ilvl="7" w:tplc="3D88F000" w:tentative="1">
      <w:start w:val="1"/>
      <w:numFmt w:val="bullet"/>
      <w:lvlText w:val="o"/>
      <w:lvlJc w:val="left"/>
      <w:pPr>
        <w:ind w:left="5760" w:hanging="360"/>
      </w:pPr>
      <w:rPr>
        <w:rFonts w:ascii="Courier New" w:hAnsi="Courier New" w:hint="default"/>
      </w:rPr>
    </w:lvl>
    <w:lvl w:ilvl="8" w:tplc="D5C0C84C" w:tentative="1">
      <w:start w:val="1"/>
      <w:numFmt w:val="bullet"/>
      <w:lvlText w:val=""/>
      <w:lvlJc w:val="left"/>
      <w:pPr>
        <w:ind w:left="6480" w:hanging="360"/>
      </w:pPr>
      <w:rPr>
        <w:rFonts w:ascii="Wingdings" w:hAnsi="Wingdings" w:hint="default"/>
      </w:rPr>
    </w:lvl>
  </w:abstractNum>
  <w:abstractNum w:abstractNumId="26" w15:restartNumberingAfterBreak="0">
    <w:nsid w:val="476B0B64"/>
    <w:multiLevelType w:val="hybridMultilevel"/>
    <w:tmpl w:val="6AFCDB76"/>
    <w:lvl w:ilvl="0" w:tplc="040C0001">
      <w:start w:val="1"/>
      <w:numFmt w:val="bullet"/>
      <w:lvlText w:val=""/>
      <w:lvlJc w:val="left"/>
      <w:pPr>
        <w:ind w:left="1117" w:hanging="360"/>
      </w:pPr>
      <w:rPr>
        <w:rFonts w:ascii="Symbol" w:hAnsi="Symbol" w:hint="default"/>
      </w:rPr>
    </w:lvl>
    <w:lvl w:ilvl="1" w:tplc="040C0003">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7" w15:restartNumberingAfterBreak="0">
    <w:nsid w:val="486332EF"/>
    <w:multiLevelType w:val="hybridMultilevel"/>
    <w:tmpl w:val="C5EA478E"/>
    <w:lvl w:ilvl="0" w:tplc="8AF8B5DE">
      <w:start w:val="1"/>
      <w:numFmt w:val="lowerLetter"/>
      <w:lvlText w:val="%1."/>
      <w:lvlJc w:val="left"/>
      <w:pPr>
        <w:ind w:left="720" w:hanging="360"/>
      </w:pPr>
    </w:lvl>
    <w:lvl w:ilvl="1" w:tplc="909C147C">
      <w:start w:val="1"/>
      <w:numFmt w:val="lowerLetter"/>
      <w:lvlText w:val="%2."/>
      <w:lvlJc w:val="left"/>
      <w:pPr>
        <w:ind w:left="1440" w:hanging="360"/>
      </w:pPr>
    </w:lvl>
    <w:lvl w:ilvl="2" w:tplc="3B22197E">
      <w:start w:val="1"/>
      <w:numFmt w:val="lowerRoman"/>
      <w:lvlText w:val="%3."/>
      <w:lvlJc w:val="right"/>
      <w:pPr>
        <w:ind w:left="2160" w:hanging="180"/>
      </w:pPr>
    </w:lvl>
    <w:lvl w:ilvl="3" w:tplc="61B6E720">
      <w:start w:val="1"/>
      <w:numFmt w:val="decimal"/>
      <w:lvlText w:val="%4."/>
      <w:lvlJc w:val="left"/>
      <w:pPr>
        <w:ind w:left="2880" w:hanging="360"/>
      </w:pPr>
    </w:lvl>
    <w:lvl w:ilvl="4" w:tplc="3398CCD2">
      <w:start w:val="1"/>
      <w:numFmt w:val="lowerLetter"/>
      <w:lvlText w:val="%5."/>
      <w:lvlJc w:val="left"/>
      <w:pPr>
        <w:ind w:left="3600" w:hanging="360"/>
      </w:pPr>
    </w:lvl>
    <w:lvl w:ilvl="5" w:tplc="3BD48302">
      <w:start w:val="1"/>
      <w:numFmt w:val="lowerRoman"/>
      <w:lvlText w:val="%6."/>
      <w:lvlJc w:val="right"/>
      <w:pPr>
        <w:ind w:left="4320" w:hanging="180"/>
      </w:pPr>
    </w:lvl>
    <w:lvl w:ilvl="6" w:tplc="5184983C">
      <w:start w:val="1"/>
      <w:numFmt w:val="decimal"/>
      <w:lvlText w:val="%7."/>
      <w:lvlJc w:val="left"/>
      <w:pPr>
        <w:ind w:left="5040" w:hanging="360"/>
      </w:pPr>
    </w:lvl>
    <w:lvl w:ilvl="7" w:tplc="E4DC7216">
      <w:start w:val="1"/>
      <w:numFmt w:val="lowerLetter"/>
      <w:lvlText w:val="%8."/>
      <w:lvlJc w:val="left"/>
      <w:pPr>
        <w:ind w:left="5760" w:hanging="360"/>
      </w:pPr>
    </w:lvl>
    <w:lvl w:ilvl="8" w:tplc="42E49338">
      <w:start w:val="1"/>
      <w:numFmt w:val="lowerRoman"/>
      <w:lvlText w:val="%9."/>
      <w:lvlJc w:val="right"/>
      <w:pPr>
        <w:ind w:left="6480" w:hanging="180"/>
      </w:pPr>
    </w:lvl>
  </w:abstractNum>
  <w:abstractNum w:abstractNumId="28" w15:restartNumberingAfterBreak="0">
    <w:nsid w:val="4C2A3622"/>
    <w:multiLevelType w:val="hybridMultilevel"/>
    <w:tmpl w:val="0FA69D4E"/>
    <w:lvl w:ilvl="0" w:tplc="C56C55C4">
      <w:numFmt w:val="bullet"/>
      <w:lvlText w:val="-"/>
      <w:lvlJc w:val="left"/>
      <w:pPr>
        <w:ind w:left="720" w:hanging="360"/>
      </w:pPr>
      <w:rPr>
        <w:rFonts w:ascii="Aptos" w:hAnsi="Aptos" w:hint="default"/>
      </w:rPr>
    </w:lvl>
    <w:lvl w:ilvl="1" w:tplc="C9707D60" w:tentative="1">
      <w:start w:val="1"/>
      <w:numFmt w:val="bullet"/>
      <w:lvlText w:val="o"/>
      <w:lvlJc w:val="left"/>
      <w:pPr>
        <w:ind w:left="1440" w:hanging="360"/>
      </w:pPr>
      <w:rPr>
        <w:rFonts w:ascii="Courier New" w:hAnsi="Courier New" w:hint="default"/>
      </w:rPr>
    </w:lvl>
    <w:lvl w:ilvl="2" w:tplc="2D0ED67E" w:tentative="1">
      <w:start w:val="1"/>
      <w:numFmt w:val="bullet"/>
      <w:lvlText w:val=""/>
      <w:lvlJc w:val="left"/>
      <w:pPr>
        <w:ind w:left="2160" w:hanging="360"/>
      </w:pPr>
      <w:rPr>
        <w:rFonts w:ascii="Wingdings" w:hAnsi="Wingdings" w:hint="default"/>
      </w:rPr>
    </w:lvl>
    <w:lvl w:ilvl="3" w:tplc="30A0EACC" w:tentative="1">
      <w:start w:val="1"/>
      <w:numFmt w:val="bullet"/>
      <w:lvlText w:val=""/>
      <w:lvlJc w:val="left"/>
      <w:pPr>
        <w:ind w:left="2880" w:hanging="360"/>
      </w:pPr>
      <w:rPr>
        <w:rFonts w:ascii="Symbol" w:hAnsi="Symbol" w:hint="default"/>
      </w:rPr>
    </w:lvl>
    <w:lvl w:ilvl="4" w:tplc="2BF2558A" w:tentative="1">
      <w:start w:val="1"/>
      <w:numFmt w:val="bullet"/>
      <w:lvlText w:val="o"/>
      <w:lvlJc w:val="left"/>
      <w:pPr>
        <w:ind w:left="3600" w:hanging="360"/>
      </w:pPr>
      <w:rPr>
        <w:rFonts w:ascii="Courier New" w:hAnsi="Courier New" w:hint="default"/>
      </w:rPr>
    </w:lvl>
    <w:lvl w:ilvl="5" w:tplc="F90CF6EC" w:tentative="1">
      <w:start w:val="1"/>
      <w:numFmt w:val="bullet"/>
      <w:lvlText w:val=""/>
      <w:lvlJc w:val="left"/>
      <w:pPr>
        <w:ind w:left="4320" w:hanging="360"/>
      </w:pPr>
      <w:rPr>
        <w:rFonts w:ascii="Wingdings" w:hAnsi="Wingdings" w:hint="default"/>
      </w:rPr>
    </w:lvl>
    <w:lvl w:ilvl="6" w:tplc="43E4D6E4" w:tentative="1">
      <w:start w:val="1"/>
      <w:numFmt w:val="bullet"/>
      <w:lvlText w:val=""/>
      <w:lvlJc w:val="left"/>
      <w:pPr>
        <w:ind w:left="5040" w:hanging="360"/>
      </w:pPr>
      <w:rPr>
        <w:rFonts w:ascii="Symbol" w:hAnsi="Symbol" w:hint="default"/>
      </w:rPr>
    </w:lvl>
    <w:lvl w:ilvl="7" w:tplc="94E6C53E" w:tentative="1">
      <w:start w:val="1"/>
      <w:numFmt w:val="bullet"/>
      <w:lvlText w:val="o"/>
      <w:lvlJc w:val="left"/>
      <w:pPr>
        <w:ind w:left="5760" w:hanging="360"/>
      </w:pPr>
      <w:rPr>
        <w:rFonts w:ascii="Courier New" w:hAnsi="Courier New" w:hint="default"/>
      </w:rPr>
    </w:lvl>
    <w:lvl w:ilvl="8" w:tplc="6456D33E" w:tentative="1">
      <w:start w:val="1"/>
      <w:numFmt w:val="bullet"/>
      <w:lvlText w:val=""/>
      <w:lvlJc w:val="left"/>
      <w:pPr>
        <w:ind w:left="6480" w:hanging="360"/>
      </w:pPr>
      <w:rPr>
        <w:rFonts w:ascii="Wingdings" w:hAnsi="Wingdings" w:hint="default"/>
      </w:rPr>
    </w:lvl>
  </w:abstractNum>
  <w:abstractNum w:abstractNumId="29" w15:restartNumberingAfterBreak="0">
    <w:nsid w:val="4DF56BF1"/>
    <w:multiLevelType w:val="hybridMultilevel"/>
    <w:tmpl w:val="B1D0FCEA"/>
    <w:lvl w:ilvl="0" w:tplc="B55AD910">
      <w:numFmt w:val="bullet"/>
      <w:lvlText w:val="-"/>
      <w:lvlJc w:val="left"/>
      <w:pPr>
        <w:ind w:left="720" w:hanging="360"/>
      </w:pPr>
      <w:rPr>
        <w:rFonts w:ascii="Aptos" w:hAnsi="Aptos" w:hint="default"/>
      </w:rPr>
    </w:lvl>
    <w:lvl w:ilvl="1" w:tplc="D8245B3E" w:tentative="1">
      <w:start w:val="1"/>
      <w:numFmt w:val="bullet"/>
      <w:lvlText w:val="o"/>
      <w:lvlJc w:val="left"/>
      <w:pPr>
        <w:ind w:left="1440" w:hanging="360"/>
      </w:pPr>
      <w:rPr>
        <w:rFonts w:ascii="Courier New" w:hAnsi="Courier New" w:hint="default"/>
      </w:rPr>
    </w:lvl>
    <w:lvl w:ilvl="2" w:tplc="DF7EA006" w:tentative="1">
      <w:start w:val="1"/>
      <w:numFmt w:val="bullet"/>
      <w:lvlText w:val=""/>
      <w:lvlJc w:val="left"/>
      <w:pPr>
        <w:ind w:left="2160" w:hanging="360"/>
      </w:pPr>
      <w:rPr>
        <w:rFonts w:ascii="Wingdings" w:hAnsi="Wingdings" w:hint="default"/>
      </w:rPr>
    </w:lvl>
    <w:lvl w:ilvl="3" w:tplc="7728AB26" w:tentative="1">
      <w:start w:val="1"/>
      <w:numFmt w:val="bullet"/>
      <w:lvlText w:val=""/>
      <w:lvlJc w:val="left"/>
      <w:pPr>
        <w:ind w:left="2880" w:hanging="360"/>
      </w:pPr>
      <w:rPr>
        <w:rFonts w:ascii="Symbol" w:hAnsi="Symbol" w:hint="default"/>
      </w:rPr>
    </w:lvl>
    <w:lvl w:ilvl="4" w:tplc="3A8ED812" w:tentative="1">
      <w:start w:val="1"/>
      <w:numFmt w:val="bullet"/>
      <w:lvlText w:val="o"/>
      <w:lvlJc w:val="left"/>
      <w:pPr>
        <w:ind w:left="3600" w:hanging="360"/>
      </w:pPr>
      <w:rPr>
        <w:rFonts w:ascii="Courier New" w:hAnsi="Courier New" w:hint="default"/>
      </w:rPr>
    </w:lvl>
    <w:lvl w:ilvl="5" w:tplc="E17A9AC6" w:tentative="1">
      <w:start w:val="1"/>
      <w:numFmt w:val="bullet"/>
      <w:lvlText w:val=""/>
      <w:lvlJc w:val="left"/>
      <w:pPr>
        <w:ind w:left="4320" w:hanging="360"/>
      </w:pPr>
      <w:rPr>
        <w:rFonts w:ascii="Wingdings" w:hAnsi="Wingdings" w:hint="default"/>
      </w:rPr>
    </w:lvl>
    <w:lvl w:ilvl="6" w:tplc="26D63A7A" w:tentative="1">
      <w:start w:val="1"/>
      <w:numFmt w:val="bullet"/>
      <w:lvlText w:val=""/>
      <w:lvlJc w:val="left"/>
      <w:pPr>
        <w:ind w:left="5040" w:hanging="360"/>
      </w:pPr>
      <w:rPr>
        <w:rFonts w:ascii="Symbol" w:hAnsi="Symbol" w:hint="default"/>
      </w:rPr>
    </w:lvl>
    <w:lvl w:ilvl="7" w:tplc="DA661B26" w:tentative="1">
      <w:start w:val="1"/>
      <w:numFmt w:val="bullet"/>
      <w:lvlText w:val="o"/>
      <w:lvlJc w:val="left"/>
      <w:pPr>
        <w:ind w:left="5760" w:hanging="360"/>
      </w:pPr>
      <w:rPr>
        <w:rFonts w:ascii="Courier New" w:hAnsi="Courier New" w:hint="default"/>
      </w:rPr>
    </w:lvl>
    <w:lvl w:ilvl="8" w:tplc="DF78A786" w:tentative="1">
      <w:start w:val="1"/>
      <w:numFmt w:val="bullet"/>
      <w:lvlText w:val=""/>
      <w:lvlJc w:val="left"/>
      <w:pPr>
        <w:ind w:left="6480" w:hanging="360"/>
      </w:pPr>
      <w:rPr>
        <w:rFonts w:ascii="Wingdings" w:hAnsi="Wingdings" w:hint="default"/>
      </w:rPr>
    </w:lvl>
  </w:abstractNum>
  <w:abstractNum w:abstractNumId="30" w15:restartNumberingAfterBreak="0">
    <w:nsid w:val="4E86262A"/>
    <w:multiLevelType w:val="hybridMultilevel"/>
    <w:tmpl w:val="4A146688"/>
    <w:lvl w:ilvl="0" w:tplc="C378597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EB7A25D"/>
    <w:multiLevelType w:val="hybridMultilevel"/>
    <w:tmpl w:val="DF48691A"/>
    <w:lvl w:ilvl="0" w:tplc="9418C55A">
      <w:start w:val="1"/>
      <w:numFmt w:val="bullet"/>
      <w:lvlText w:val=""/>
      <w:lvlJc w:val="left"/>
      <w:pPr>
        <w:ind w:left="720" w:hanging="360"/>
      </w:pPr>
      <w:rPr>
        <w:rFonts w:ascii="Symbol" w:hAnsi="Symbol" w:hint="default"/>
      </w:rPr>
    </w:lvl>
    <w:lvl w:ilvl="1" w:tplc="9E7C7ACC">
      <w:start w:val="1"/>
      <w:numFmt w:val="bullet"/>
      <w:lvlText w:val="o"/>
      <w:lvlJc w:val="left"/>
      <w:pPr>
        <w:ind w:left="1440" w:hanging="360"/>
      </w:pPr>
      <w:rPr>
        <w:rFonts w:ascii="Courier New" w:hAnsi="Courier New" w:hint="default"/>
      </w:rPr>
    </w:lvl>
    <w:lvl w:ilvl="2" w:tplc="5B9AAA48">
      <w:start w:val="1"/>
      <w:numFmt w:val="bullet"/>
      <w:lvlText w:val=""/>
      <w:lvlJc w:val="left"/>
      <w:pPr>
        <w:ind w:left="2160" w:hanging="360"/>
      </w:pPr>
      <w:rPr>
        <w:rFonts w:ascii="Wingdings" w:hAnsi="Wingdings" w:hint="default"/>
      </w:rPr>
    </w:lvl>
    <w:lvl w:ilvl="3" w:tplc="1EACF680">
      <w:start w:val="1"/>
      <w:numFmt w:val="bullet"/>
      <w:lvlText w:val=""/>
      <w:lvlJc w:val="left"/>
      <w:pPr>
        <w:ind w:left="2880" w:hanging="360"/>
      </w:pPr>
      <w:rPr>
        <w:rFonts w:ascii="Symbol" w:hAnsi="Symbol" w:hint="default"/>
      </w:rPr>
    </w:lvl>
    <w:lvl w:ilvl="4" w:tplc="183C1236">
      <w:start w:val="1"/>
      <w:numFmt w:val="bullet"/>
      <w:lvlText w:val="o"/>
      <w:lvlJc w:val="left"/>
      <w:pPr>
        <w:ind w:left="3600" w:hanging="360"/>
      </w:pPr>
      <w:rPr>
        <w:rFonts w:ascii="Courier New" w:hAnsi="Courier New" w:hint="default"/>
      </w:rPr>
    </w:lvl>
    <w:lvl w:ilvl="5" w:tplc="0706BBD0">
      <w:start w:val="1"/>
      <w:numFmt w:val="bullet"/>
      <w:lvlText w:val=""/>
      <w:lvlJc w:val="left"/>
      <w:pPr>
        <w:ind w:left="4320" w:hanging="360"/>
      </w:pPr>
      <w:rPr>
        <w:rFonts w:ascii="Wingdings" w:hAnsi="Wingdings" w:hint="default"/>
      </w:rPr>
    </w:lvl>
    <w:lvl w:ilvl="6" w:tplc="93BC1162">
      <w:start w:val="1"/>
      <w:numFmt w:val="bullet"/>
      <w:lvlText w:val=""/>
      <w:lvlJc w:val="left"/>
      <w:pPr>
        <w:ind w:left="5040" w:hanging="360"/>
      </w:pPr>
      <w:rPr>
        <w:rFonts w:ascii="Symbol" w:hAnsi="Symbol" w:hint="default"/>
      </w:rPr>
    </w:lvl>
    <w:lvl w:ilvl="7" w:tplc="484E3B68">
      <w:start w:val="1"/>
      <w:numFmt w:val="bullet"/>
      <w:lvlText w:val="o"/>
      <w:lvlJc w:val="left"/>
      <w:pPr>
        <w:ind w:left="5760" w:hanging="360"/>
      </w:pPr>
      <w:rPr>
        <w:rFonts w:ascii="Courier New" w:hAnsi="Courier New" w:hint="default"/>
      </w:rPr>
    </w:lvl>
    <w:lvl w:ilvl="8" w:tplc="6E761DFA">
      <w:start w:val="1"/>
      <w:numFmt w:val="bullet"/>
      <w:lvlText w:val=""/>
      <w:lvlJc w:val="left"/>
      <w:pPr>
        <w:ind w:left="6480" w:hanging="360"/>
      </w:pPr>
      <w:rPr>
        <w:rFonts w:ascii="Wingdings" w:hAnsi="Wingdings" w:hint="default"/>
      </w:rPr>
    </w:lvl>
  </w:abstractNum>
  <w:abstractNum w:abstractNumId="32" w15:restartNumberingAfterBreak="0">
    <w:nsid w:val="50FC92EB"/>
    <w:multiLevelType w:val="hybridMultilevel"/>
    <w:tmpl w:val="F60A76B2"/>
    <w:lvl w:ilvl="0" w:tplc="F88A699C">
      <w:start w:val="1"/>
      <w:numFmt w:val="bullet"/>
      <w:lvlText w:val=""/>
      <w:lvlJc w:val="left"/>
      <w:pPr>
        <w:ind w:left="720" w:hanging="360"/>
      </w:pPr>
      <w:rPr>
        <w:rFonts w:ascii="Symbol" w:hAnsi="Symbol" w:hint="default"/>
      </w:rPr>
    </w:lvl>
    <w:lvl w:ilvl="1" w:tplc="0A2A399A">
      <w:start w:val="1"/>
      <w:numFmt w:val="bullet"/>
      <w:lvlText w:val="o"/>
      <w:lvlJc w:val="left"/>
      <w:pPr>
        <w:ind w:left="1440" w:hanging="360"/>
      </w:pPr>
      <w:rPr>
        <w:rFonts w:ascii="Courier New" w:hAnsi="Courier New" w:hint="default"/>
      </w:rPr>
    </w:lvl>
    <w:lvl w:ilvl="2" w:tplc="49E0A460">
      <w:start w:val="1"/>
      <w:numFmt w:val="bullet"/>
      <w:lvlText w:val=""/>
      <w:lvlJc w:val="left"/>
      <w:pPr>
        <w:ind w:left="2160" w:hanging="360"/>
      </w:pPr>
      <w:rPr>
        <w:rFonts w:ascii="Wingdings" w:hAnsi="Wingdings" w:hint="default"/>
      </w:rPr>
    </w:lvl>
    <w:lvl w:ilvl="3" w:tplc="90E2B610">
      <w:start w:val="1"/>
      <w:numFmt w:val="bullet"/>
      <w:lvlText w:val=""/>
      <w:lvlJc w:val="left"/>
      <w:pPr>
        <w:ind w:left="2880" w:hanging="360"/>
      </w:pPr>
      <w:rPr>
        <w:rFonts w:ascii="Symbol" w:hAnsi="Symbol" w:hint="default"/>
      </w:rPr>
    </w:lvl>
    <w:lvl w:ilvl="4" w:tplc="F2EE1576">
      <w:start w:val="1"/>
      <w:numFmt w:val="bullet"/>
      <w:lvlText w:val="o"/>
      <w:lvlJc w:val="left"/>
      <w:pPr>
        <w:ind w:left="3600" w:hanging="360"/>
      </w:pPr>
      <w:rPr>
        <w:rFonts w:ascii="Courier New" w:hAnsi="Courier New" w:hint="default"/>
      </w:rPr>
    </w:lvl>
    <w:lvl w:ilvl="5" w:tplc="A1E689F6">
      <w:start w:val="1"/>
      <w:numFmt w:val="bullet"/>
      <w:lvlText w:val=""/>
      <w:lvlJc w:val="left"/>
      <w:pPr>
        <w:ind w:left="4320" w:hanging="360"/>
      </w:pPr>
      <w:rPr>
        <w:rFonts w:ascii="Wingdings" w:hAnsi="Wingdings" w:hint="default"/>
      </w:rPr>
    </w:lvl>
    <w:lvl w:ilvl="6" w:tplc="4E463D00">
      <w:start w:val="1"/>
      <w:numFmt w:val="bullet"/>
      <w:lvlText w:val=""/>
      <w:lvlJc w:val="left"/>
      <w:pPr>
        <w:ind w:left="5040" w:hanging="360"/>
      </w:pPr>
      <w:rPr>
        <w:rFonts w:ascii="Symbol" w:hAnsi="Symbol" w:hint="default"/>
      </w:rPr>
    </w:lvl>
    <w:lvl w:ilvl="7" w:tplc="7F72B3CA">
      <w:start w:val="1"/>
      <w:numFmt w:val="bullet"/>
      <w:lvlText w:val="o"/>
      <w:lvlJc w:val="left"/>
      <w:pPr>
        <w:ind w:left="5760" w:hanging="360"/>
      </w:pPr>
      <w:rPr>
        <w:rFonts w:ascii="Courier New" w:hAnsi="Courier New" w:hint="default"/>
      </w:rPr>
    </w:lvl>
    <w:lvl w:ilvl="8" w:tplc="F07A16FC">
      <w:start w:val="1"/>
      <w:numFmt w:val="bullet"/>
      <w:lvlText w:val=""/>
      <w:lvlJc w:val="left"/>
      <w:pPr>
        <w:ind w:left="6480" w:hanging="360"/>
      </w:pPr>
      <w:rPr>
        <w:rFonts w:ascii="Wingdings" w:hAnsi="Wingdings" w:hint="default"/>
      </w:rPr>
    </w:lvl>
  </w:abstractNum>
  <w:abstractNum w:abstractNumId="33" w15:restartNumberingAfterBreak="0">
    <w:nsid w:val="53C31D38"/>
    <w:multiLevelType w:val="hybridMultilevel"/>
    <w:tmpl w:val="68A6452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4" w15:restartNumberingAfterBreak="0">
    <w:nsid w:val="58FB56BB"/>
    <w:multiLevelType w:val="hybridMultilevel"/>
    <w:tmpl w:val="3B3CD1C6"/>
    <w:lvl w:ilvl="0" w:tplc="73B2D1E2">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99D8B30"/>
    <w:multiLevelType w:val="hybridMultilevel"/>
    <w:tmpl w:val="D7DCA9B8"/>
    <w:lvl w:ilvl="0" w:tplc="711CC864">
      <w:start w:val="1"/>
      <w:numFmt w:val="bullet"/>
      <w:lvlText w:val=""/>
      <w:lvlJc w:val="left"/>
      <w:pPr>
        <w:ind w:left="720" w:hanging="360"/>
      </w:pPr>
      <w:rPr>
        <w:rFonts w:ascii="Symbol" w:hAnsi="Symbol" w:hint="default"/>
      </w:rPr>
    </w:lvl>
    <w:lvl w:ilvl="1" w:tplc="1C82FB06">
      <w:start w:val="1"/>
      <w:numFmt w:val="bullet"/>
      <w:lvlText w:val="o"/>
      <w:lvlJc w:val="left"/>
      <w:pPr>
        <w:ind w:left="1440" w:hanging="360"/>
      </w:pPr>
      <w:rPr>
        <w:rFonts w:ascii="Courier New" w:hAnsi="Courier New" w:hint="default"/>
      </w:rPr>
    </w:lvl>
    <w:lvl w:ilvl="2" w:tplc="CFB848B0">
      <w:start w:val="1"/>
      <w:numFmt w:val="bullet"/>
      <w:lvlText w:val=""/>
      <w:lvlJc w:val="left"/>
      <w:pPr>
        <w:ind w:left="2160" w:hanging="360"/>
      </w:pPr>
      <w:rPr>
        <w:rFonts w:ascii="Wingdings" w:hAnsi="Wingdings" w:hint="default"/>
      </w:rPr>
    </w:lvl>
    <w:lvl w:ilvl="3" w:tplc="FC7E0438">
      <w:start w:val="1"/>
      <w:numFmt w:val="bullet"/>
      <w:lvlText w:val=""/>
      <w:lvlJc w:val="left"/>
      <w:pPr>
        <w:ind w:left="2880" w:hanging="360"/>
      </w:pPr>
      <w:rPr>
        <w:rFonts w:ascii="Symbol" w:hAnsi="Symbol" w:hint="default"/>
      </w:rPr>
    </w:lvl>
    <w:lvl w:ilvl="4" w:tplc="58648870">
      <w:start w:val="1"/>
      <w:numFmt w:val="bullet"/>
      <w:lvlText w:val="o"/>
      <w:lvlJc w:val="left"/>
      <w:pPr>
        <w:ind w:left="3600" w:hanging="360"/>
      </w:pPr>
      <w:rPr>
        <w:rFonts w:ascii="Courier New" w:hAnsi="Courier New" w:hint="default"/>
      </w:rPr>
    </w:lvl>
    <w:lvl w:ilvl="5" w:tplc="9CACF286">
      <w:start w:val="1"/>
      <w:numFmt w:val="bullet"/>
      <w:lvlText w:val=""/>
      <w:lvlJc w:val="left"/>
      <w:pPr>
        <w:ind w:left="4320" w:hanging="360"/>
      </w:pPr>
      <w:rPr>
        <w:rFonts w:ascii="Wingdings" w:hAnsi="Wingdings" w:hint="default"/>
      </w:rPr>
    </w:lvl>
    <w:lvl w:ilvl="6" w:tplc="C560669E">
      <w:start w:val="1"/>
      <w:numFmt w:val="bullet"/>
      <w:lvlText w:val=""/>
      <w:lvlJc w:val="left"/>
      <w:pPr>
        <w:ind w:left="5040" w:hanging="360"/>
      </w:pPr>
      <w:rPr>
        <w:rFonts w:ascii="Symbol" w:hAnsi="Symbol" w:hint="default"/>
      </w:rPr>
    </w:lvl>
    <w:lvl w:ilvl="7" w:tplc="105E553C">
      <w:start w:val="1"/>
      <w:numFmt w:val="bullet"/>
      <w:lvlText w:val="o"/>
      <w:lvlJc w:val="left"/>
      <w:pPr>
        <w:ind w:left="5760" w:hanging="360"/>
      </w:pPr>
      <w:rPr>
        <w:rFonts w:ascii="Courier New" w:hAnsi="Courier New" w:hint="default"/>
      </w:rPr>
    </w:lvl>
    <w:lvl w:ilvl="8" w:tplc="3EF8336A">
      <w:start w:val="1"/>
      <w:numFmt w:val="bullet"/>
      <w:lvlText w:val=""/>
      <w:lvlJc w:val="left"/>
      <w:pPr>
        <w:ind w:left="6480" w:hanging="360"/>
      </w:pPr>
      <w:rPr>
        <w:rFonts w:ascii="Wingdings" w:hAnsi="Wingdings" w:hint="default"/>
      </w:rPr>
    </w:lvl>
  </w:abstractNum>
  <w:abstractNum w:abstractNumId="36" w15:restartNumberingAfterBreak="0">
    <w:nsid w:val="5BAB4292"/>
    <w:multiLevelType w:val="hybridMultilevel"/>
    <w:tmpl w:val="CFD6D4F0"/>
    <w:lvl w:ilvl="0" w:tplc="B654294C">
      <w:start w:val="1"/>
      <w:numFmt w:val="bullet"/>
      <w:lvlText w:val=""/>
      <w:lvlJc w:val="left"/>
      <w:pPr>
        <w:ind w:left="720" w:hanging="360"/>
      </w:pPr>
      <w:rPr>
        <w:rFonts w:ascii="Symbol" w:hAnsi="Symbol" w:hint="default"/>
      </w:rPr>
    </w:lvl>
    <w:lvl w:ilvl="1" w:tplc="B69AA6F6">
      <w:start w:val="1"/>
      <w:numFmt w:val="bullet"/>
      <w:lvlText w:val="o"/>
      <w:lvlJc w:val="left"/>
      <w:pPr>
        <w:ind w:left="1440" w:hanging="360"/>
      </w:pPr>
      <w:rPr>
        <w:rFonts w:ascii="Courier New" w:hAnsi="Courier New" w:hint="default"/>
      </w:rPr>
    </w:lvl>
    <w:lvl w:ilvl="2" w:tplc="95683054">
      <w:start w:val="1"/>
      <w:numFmt w:val="bullet"/>
      <w:lvlText w:val=""/>
      <w:lvlJc w:val="left"/>
      <w:pPr>
        <w:ind w:left="2160" w:hanging="360"/>
      </w:pPr>
      <w:rPr>
        <w:rFonts w:ascii="Wingdings" w:hAnsi="Wingdings" w:hint="default"/>
      </w:rPr>
    </w:lvl>
    <w:lvl w:ilvl="3" w:tplc="70B07026">
      <w:start w:val="1"/>
      <w:numFmt w:val="bullet"/>
      <w:lvlText w:val=""/>
      <w:lvlJc w:val="left"/>
      <w:pPr>
        <w:ind w:left="2880" w:hanging="360"/>
      </w:pPr>
      <w:rPr>
        <w:rFonts w:ascii="Symbol" w:hAnsi="Symbol" w:hint="default"/>
      </w:rPr>
    </w:lvl>
    <w:lvl w:ilvl="4" w:tplc="CA48E7B8">
      <w:start w:val="1"/>
      <w:numFmt w:val="bullet"/>
      <w:lvlText w:val="o"/>
      <w:lvlJc w:val="left"/>
      <w:pPr>
        <w:ind w:left="3600" w:hanging="360"/>
      </w:pPr>
      <w:rPr>
        <w:rFonts w:ascii="Courier New" w:hAnsi="Courier New" w:hint="default"/>
      </w:rPr>
    </w:lvl>
    <w:lvl w:ilvl="5" w:tplc="45260F6A">
      <w:start w:val="1"/>
      <w:numFmt w:val="bullet"/>
      <w:lvlText w:val=""/>
      <w:lvlJc w:val="left"/>
      <w:pPr>
        <w:ind w:left="4320" w:hanging="360"/>
      </w:pPr>
      <w:rPr>
        <w:rFonts w:ascii="Wingdings" w:hAnsi="Wingdings" w:hint="default"/>
      </w:rPr>
    </w:lvl>
    <w:lvl w:ilvl="6" w:tplc="D8EC5AF0">
      <w:start w:val="1"/>
      <w:numFmt w:val="bullet"/>
      <w:lvlText w:val=""/>
      <w:lvlJc w:val="left"/>
      <w:pPr>
        <w:ind w:left="5040" w:hanging="360"/>
      </w:pPr>
      <w:rPr>
        <w:rFonts w:ascii="Symbol" w:hAnsi="Symbol" w:hint="default"/>
      </w:rPr>
    </w:lvl>
    <w:lvl w:ilvl="7" w:tplc="1980815A">
      <w:start w:val="1"/>
      <w:numFmt w:val="bullet"/>
      <w:lvlText w:val="o"/>
      <w:lvlJc w:val="left"/>
      <w:pPr>
        <w:ind w:left="5760" w:hanging="360"/>
      </w:pPr>
      <w:rPr>
        <w:rFonts w:ascii="Courier New" w:hAnsi="Courier New" w:hint="default"/>
      </w:rPr>
    </w:lvl>
    <w:lvl w:ilvl="8" w:tplc="E0245A8A">
      <w:start w:val="1"/>
      <w:numFmt w:val="bullet"/>
      <w:lvlText w:val=""/>
      <w:lvlJc w:val="left"/>
      <w:pPr>
        <w:ind w:left="6480" w:hanging="360"/>
      </w:pPr>
      <w:rPr>
        <w:rFonts w:ascii="Wingdings" w:hAnsi="Wingdings" w:hint="default"/>
      </w:rPr>
    </w:lvl>
  </w:abstractNum>
  <w:abstractNum w:abstractNumId="37" w15:restartNumberingAfterBreak="0">
    <w:nsid w:val="5CEA36E4"/>
    <w:multiLevelType w:val="hybridMultilevel"/>
    <w:tmpl w:val="2B72FAF2"/>
    <w:lvl w:ilvl="0" w:tplc="C378597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F34A37C"/>
    <w:multiLevelType w:val="hybridMultilevel"/>
    <w:tmpl w:val="AB824A94"/>
    <w:lvl w:ilvl="0" w:tplc="68CA9624">
      <w:start w:val="1"/>
      <w:numFmt w:val="bullet"/>
      <w:lvlText w:val=""/>
      <w:lvlJc w:val="left"/>
      <w:pPr>
        <w:ind w:left="720" w:hanging="360"/>
      </w:pPr>
      <w:rPr>
        <w:rFonts w:ascii="Symbol" w:hAnsi="Symbol" w:hint="default"/>
      </w:rPr>
    </w:lvl>
    <w:lvl w:ilvl="1" w:tplc="7D3E1FD2">
      <w:start w:val="1"/>
      <w:numFmt w:val="bullet"/>
      <w:lvlText w:val="o"/>
      <w:lvlJc w:val="left"/>
      <w:pPr>
        <w:ind w:left="1440" w:hanging="360"/>
      </w:pPr>
      <w:rPr>
        <w:rFonts w:ascii="Courier New" w:hAnsi="Courier New" w:hint="default"/>
      </w:rPr>
    </w:lvl>
    <w:lvl w:ilvl="2" w:tplc="0BE83F56">
      <w:start w:val="1"/>
      <w:numFmt w:val="bullet"/>
      <w:lvlText w:val=""/>
      <w:lvlJc w:val="left"/>
      <w:pPr>
        <w:ind w:left="2160" w:hanging="360"/>
      </w:pPr>
      <w:rPr>
        <w:rFonts w:ascii="Wingdings" w:hAnsi="Wingdings" w:hint="default"/>
      </w:rPr>
    </w:lvl>
    <w:lvl w:ilvl="3" w:tplc="10608D6C">
      <w:start w:val="1"/>
      <w:numFmt w:val="bullet"/>
      <w:lvlText w:val=""/>
      <w:lvlJc w:val="left"/>
      <w:pPr>
        <w:ind w:left="2880" w:hanging="360"/>
      </w:pPr>
      <w:rPr>
        <w:rFonts w:ascii="Symbol" w:hAnsi="Symbol" w:hint="default"/>
      </w:rPr>
    </w:lvl>
    <w:lvl w:ilvl="4" w:tplc="05362AA6">
      <w:start w:val="1"/>
      <w:numFmt w:val="bullet"/>
      <w:lvlText w:val="o"/>
      <w:lvlJc w:val="left"/>
      <w:pPr>
        <w:ind w:left="3600" w:hanging="360"/>
      </w:pPr>
      <w:rPr>
        <w:rFonts w:ascii="Courier New" w:hAnsi="Courier New" w:hint="default"/>
      </w:rPr>
    </w:lvl>
    <w:lvl w:ilvl="5" w:tplc="66D6A7CC">
      <w:start w:val="1"/>
      <w:numFmt w:val="bullet"/>
      <w:lvlText w:val=""/>
      <w:lvlJc w:val="left"/>
      <w:pPr>
        <w:ind w:left="4320" w:hanging="360"/>
      </w:pPr>
      <w:rPr>
        <w:rFonts w:ascii="Wingdings" w:hAnsi="Wingdings" w:hint="default"/>
      </w:rPr>
    </w:lvl>
    <w:lvl w:ilvl="6" w:tplc="E21E294C">
      <w:start w:val="1"/>
      <w:numFmt w:val="bullet"/>
      <w:lvlText w:val=""/>
      <w:lvlJc w:val="left"/>
      <w:pPr>
        <w:ind w:left="5040" w:hanging="360"/>
      </w:pPr>
      <w:rPr>
        <w:rFonts w:ascii="Symbol" w:hAnsi="Symbol" w:hint="default"/>
      </w:rPr>
    </w:lvl>
    <w:lvl w:ilvl="7" w:tplc="B67C26E0">
      <w:start w:val="1"/>
      <w:numFmt w:val="bullet"/>
      <w:lvlText w:val="o"/>
      <w:lvlJc w:val="left"/>
      <w:pPr>
        <w:ind w:left="5760" w:hanging="360"/>
      </w:pPr>
      <w:rPr>
        <w:rFonts w:ascii="Courier New" w:hAnsi="Courier New" w:hint="default"/>
      </w:rPr>
    </w:lvl>
    <w:lvl w:ilvl="8" w:tplc="AFD65232">
      <w:start w:val="1"/>
      <w:numFmt w:val="bullet"/>
      <w:lvlText w:val=""/>
      <w:lvlJc w:val="left"/>
      <w:pPr>
        <w:ind w:left="6480" w:hanging="360"/>
      </w:pPr>
      <w:rPr>
        <w:rFonts w:ascii="Wingdings" w:hAnsi="Wingdings" w:hint="default"/>
      </w:rPr>
    </w:lvl>
  </w:abstractNum>
  <w:abstractNum w:abstractNumId="39" w15:restartNumberingAfterBreak="0">
    <w:nsid w:val="6255D34C"/>
    <w:multiLevelType w:val="hybridMultilevel"/>
    <w:tmpl w:val="442CB3EC"/>
    <w:lvl w:ilvl="0" w:tplc="0114C732">
      <w:start w:val="1"/>
      <w:numFmt w:val="bullet"/>
      <w:lvlText w:val=""/>
      <w:lvlJc w:val="left"/>
      <w:pPr>
        <w:ind w:left="720" w:hanging="360"/>
      </w:pPr>
      <w:rPr>
        <w:rFonts w:ascii="Symbol" w:hAnsi="Symbol" w:hint="default"/>
      </w:rPr>
    </w:lvl>
    <w:lvl w:ilvl="1" w:tplc="6E66CFDE">
      <w:start w:val="1"/>
      <w:numFmt w:val="bullet"/>
      <w:lvlText w:val="o"/>
      <w:lvlJc w:val="left"/>
      <w:pPr>
        <w:ind w:left="1440" w:hanging="360"/>
      </w:pPr>
      <w:rPr>
        <w:rFonts w:ascii="Courier New" w:hAnsi="Courier New" w:hint="default"/>
      </w:rPr>
    </w:lvl>
    <w:lvl w:ilvl="2" w:tplc="0A781678">
      <w:start w:val="1"/>
      <w:numFmt w:val="bullet"/>
      <w:lvlText w:val=""/>
      <w:lvlJc w:val="left"/>
      <w:pPr>
        <w:ind w:left="2160" w:hanging="360"/>
      </w:pPr>
      <w:rPr>
        <w:rFonts w:ascii="Wingdings" w:hAnsi="Wingdings" w:hint="default"/>
      </w:rPr>
    </w:lvl>
    <w:lvl w:ilvl="3" w:tplc="7C462D7A">
      <w:start w:val="1"/>
      <w:numFmt w:val="bullet"/>
      <w:lvlText w:val=""/>
      <w:lvlJc w:val="left"/>
      <w:pPr>
        <w:ind w:left="2880" w:hanging="360"/>
      </w:pPr>
      <w:rPr>
        <w:rFonts w:ascii="Symbol" w:hAnsi="Symbol" w:hint="default"/>
      </w:rPr>
    </w:lvl>
    <w:lvl w:ilvl="4" w:tplc="0BDA2386">
      <w:start w:val="1"/>
      <w:numFmt w:val="bullet"/>
      <w:lvlText w:val="o"/>
      <w:lvlJc w:val="left"/>
      <w:pPr>
        <w:ind w:left="3600" w:hanging="360"/>
      </w:pPr>
      <w:rPr>
        <w:rFonts w:ascii="Courier New" w:hAnsi="Courier New" w:hint="default"/>
      </w:rPr>
    </w:lvl>
    <w:lvl w:ilvl="5" w:tplc="23FE391A">
      <w:start w:val="1"/>
      <w:numFmt w:val="bullet"/>
      <w:lvlText w:val=""/>
      <w:lvlJc w:val="left"/>
      <w:pPr>
        <w:ind w:left="4320" w:hanging="360"/>
      </w:pPr>
      <w:rPr>
        <w:rFonts w:ascii="Wingdings" w:hAnsi="Wingdings" w:hint="default"/>
      </w:rPr>
    </w:lvl>
    <w:lvl w:ilvl="6" w:tplc="EE223E48">
      <w:start w:val="1"/>
      <w:numFmt w:val="bullet"/>
      <w:lvlText w:val=""/>
      <w:lvlJc w:val="left"/>
      <w:pPr>
        <w:ind w:left="5040" w:hanging="360"/>
      </w:pPr>
      <w:rPr>
        <w:rFonts w:ascii="Symbol" w:hAnsi="Symbol" w:hint="default"/>
      </w:rPr>
    </w:lvl>
    <w:lvl w:ilvl="7" w:tplc="AEC2D748">
      <w:start w:val="1"/>
      <w:numFmt w:val="bullet"/>
      <w:lvlText w:val="o"/>
      <w:lvlJc w:val="left"/>
      <w:pPr>
        <w:ind w:left="5760" w:hanging="360"/>
      </w:pPr>
      <w:rPr>
        <w:rFonts w:ascii="Courier New" w:hAnsi="Courier New" w:hint="default"/>
      </w:rPr>
    </w:lvl>
    <w:lvl w:ilvl="8" w:tplc="92C05A28">
      <w:start w:val="1"/>
      <w:numFmt w:val="bullet"/>
      <w:lvlText w:val=""/>
      <w:lvlJc w:val="left"/>
      <w:pPr>
        <w:ind w:left="6480" w:hanging="360"/>
      </w:pPr>
      <w:rPr>
        <w:rFonts w:ascii="Wingdings" w:hAnsi="Wingdings" w:hint="default"/>
      </w:rPr>
    </w:lvl>
  </w:abstractNum>
  <w:abstractNum w:abstractNumId="40" w15:restartNumberingAfterBreak="0">
    <w:nsid w:val="632C57B9"/>
    <w:multiLevelType w:val="hybridMultilevel"/>
    <w:tmpl w:val="3EEA296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1" w15:restartNumberingAfterBreak="0">
    <w:nsid w:val="63E76E7D"/>
    <w:multiLevelType w:val="hybridMultilevel"/>
    <w:tmpl w:val="0BFE563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2" w15:restartNumberingAfterBreak="0">
    <w:nsid w:val="66120AC4"/>
    <w:multiLevelType w:val="hybridMultilevel"/>
    <w:tmpl w:val="50BED9C2"/>
    <w:lvl w:ilvl="0" w:tplc="368CE90E">
      <w:numFmt w:val="bullet"/>
      <w:lvlText w:val="-"/>
      <w:lvlJc w:val="left"/>
      <w:pPr>
        <w:ind w:left="720" w:hanging="360"/>
      </w:pPr>
      <w:rPr>
        <w:rFonts w:ascii="Aptos" w:hAnsi="Aptos" w:hint="default"/>
      </w:rPr>
    </w:lvl>
    <w:lvl w:ilvl="1" w:tplc="42402024" w:tentative="1">
      <w:start w:val="1"/>
      <w:numFmt w:val="bullet"/>
      <w:lvlText w:val="o"/>
      <w:lvlJc w:val="left"/>
      <w:pPr>
        <w:ind w:left="1440" w:hanging="360"/>
      </w:pPr>
      <w:rPr>
        <w:rFonts w:ascii="Courier New" w:hAnsi="Courier New" w:hint="default"/>
      </w:rPr>
    </w:lvl>
    <w:lvl w:ilvl="2" w:tplc="72745CF8" w:tentative="1">
      <w:start w:val="1"/>
      <w:numFmt w:val="bullet"/>
      <w:lvlText w:val=""/>
      <w:lvlJc w:val="left"/>
      <w:pPr>
        <w:ind w:left="2160" w:hanging="360"/>
      </w:pPr>
      <w:rPr>
        <w:rFonts w:ascii="Wingdings" w:hAnsi="Wingdings" w:hint="default"/>
      </w:rPr>
    </w:lvl>
    <w:lvl w:ilvl="3" w:tplc="F4DAE278" w:tentative="1">
      <w:start w:val="1"/>
      <w:numFmt w:val="bullet"/>
      <w:lvlText w:val=""/>
      <w:lvlJc w:val="left"/>
      <w:pPr>
        <w:ind w:left="2880" w:hanging="360"/>
      </w:pPr>
      <w:rPr>
        <w:rFonts w:ascii="Symbol" w:hAnsi="Symbol" w:hint="default"/>
      </w:rPr>
    </w:lvl>
    <w:lvl w:ilvl="4" w:tplc="C38A03E2" w:tentative="1">
      <w:start w:val="1"/>
      <w:numFmt w:val="bullet"/>
      <w:lvlText w:val="o"/>
      <w:lvlJc w:val="left"/>
      <w:pPr>
        <w:ind w:left="3600" w:hanging="360"/>
      </w:pPr>
      <w:rPr>
        <w:rFonts w:ascii="Courier New" w:hAnsi="Courier New" w:hint="default"/>
      </w:rPr>
    </w:lvl>
    <w:lvl w:ilvl="5" w:tplc="74E62BC2" w:tentative="1">
      <w:start w:val="1"/>
      <w:numFmt w:val="bullet"/>
      <w:lvlText w:val=""/>
      <w:lvlJc w:val="left"/>
      <w:pPr>
        <w:ind w:left="4320" w:hanging="360"/>
      </w:pPr>
      <w:rPr>
        <w:rFonts w:ascii="Wingdings" w:hAnsi="Wingdings" w:hint="default"/>
      </w:rPr>
    </w:lvl>
    <w:lvl w:ilvl="6" w:tplc="3F9485B4" w:tentative="1">
      <w:start w:val="1"/>
      <w:numFmt w:val="bullet"/>
      <w:lvlText w:val=""/>
      <w:lvlJc w:val="left"/>
      <w:pPr>
        <w:ind w:left="5040" w:hanging="360"/>
      </w:pPr>
      <w:rPr>
        <w:rFonts w:ascii="Symbol" w:hAnsi="Symbol" w:hint="default"/>
      </w:rPr>
    </w:lvl>
    <w:lvl w:ilvl="7" w:tplc="C0C830D4" w:tentative="1">
      <w:start w:val="1"/>
      <w:numFmt w:val="bullet"/>
      <w:lvlText w:val="o"/>
      <w:lvlJc w:val="left"/>
      <w:pPr>
        <w:ind w:left="5760" w:hanging="360"/>
      </w:pPr>
      <w:rPr>
        <w:rFonts w:ascii="Courier New" w:hAnsi="Courier New" w:hint="default"/>
      </w:rPr>
    </w:lvl>
    <w:lvl w:ilvl="8" w:tplc="B10216A6" w:tentative="1">
      <w:start w:val="1"/>
      <w:numFmt w:val="bullet"/>
      <w:lvlText w:val=""/>
      <w:lvlJc w:val="left"/>
      <w:pPr>
        <w:ind w:left="6480" w:hanging="360"/>
      </w:pPr>
      <w:rPr>
        <w:rFonts w:ascii="Wingdings" w:hAnsi="Wingdings" w:hint="default"/>
      </w:rPr>
    </w:lvl>
  </w:abstractNum>
  <w:abstractNum w:abstractNumId="43" w15:restartNumberingAfterBreak="0">
    <w:nsid w:val="670735DE"/>
    <w:multiLevelType w:val="hybridMultilevel"/>
    <w:tmpl w:val="AA642EFC"/>
    <w:lvl w:ilvl="0" w:tplc="F8CC2B56">
      <w:numFmt w:val="bullet"/>
      <w:lvlText w:val="-"/>
      <w:lvlJc w:val="left"/>
      <w:pPr>
        <w:ind w:left="720" w:hanging="360"/>
      </w:pPr>
      <w:rPr>
        <w:rFonts w:ascii="Aptos" w:hAnsi="Aptos" w:hint="default"/>
      </w:rPr>
    </w:lvl>
    <w:lvl w:ilvl="1" w:tplc="F00A70EE" w:tentative="1">
      <w:start w:val="1"/>
      <w:numFmt w:val="bullet"/>
      <w:lvlText w:val="o"/>
      <w:lvlJc w:val="left"/>
      <w:pPr>
        <w:ind w:left="1440" w:hanging="360"/>
      </w:pPr>
      <w:rPr>
        <w:rFonts w:ascii="Courier New" w:hAnsi="Courier New" w:hint="default"/>
      </w:rPr>
    </w:lvl>
    <w:lvl w:ilvl="2" w:tplc="F8F6919A" w:tentative="1">
      <w:start w:val="1"/>
      <w:numFmt w:val="bullet"/>
      <w:lvlText w:val=""/>
      <w:lvlJc w:val="left"/>
      <w:pPr>
        <w:ind w:left="2160" w:hanging="360"/>
      </w:pPr>
      <w:rPr>
        <w:rFonts w:ascii="Wingdings" w:hAnsi="Wingdings" w:hint="default"/>
      </w:rPr>
    </w:lvl>
    <w:lvl w:ilvl="3" w:tplc="377ABACC" w:tentative="1">
      <w:start w:val="1"/>
      <w:numFmt w:val="bullet"/>
      <w:lvlText w:val=""/>
      <w:lvlJc w:val="left"/>
      <w:pPr>
        <w:ind w:left="2880" w:hanging="360"/>
      </w:pPr>
      <w:rPr>
        <w:rFonts w:ascii="Symbol" w:hAnsi="Symbol" w:hint="default"/>
      </w:rPr>
    </w:lvl>
    <w:lvl w:ilvl="4" w:tplc="C2722680" w:tentative="1">
      <w:start w:val="1"/>
      <w:numFmt w:val="bullet"/>
      <w:lvlText w:val="o"/>
      <w:lvlJc w:val="left"/>
      <w:pPr>
        <w:ind w:left="3600" w:hanging="360"/>
      </w:pPr>
      <w:rPr>
        <w:rFonts w:ascii="Courier New" w:hAnsi="Courier New" w:hint="default"/>
      </w:rPr>
    </w:lvl>
    <w:lvl w:ilvl="5" w:tplc="553EBDE2" w:tentative="1">
      <w:start w:val="1"/>
      <w:numFmt w:val="bullet"/>
      <w:lvlText w:val=""/>
      <w:lvlJc w:val="left"/>
      <w:pPr>
        <w:ind w:left="4320" w:hanging="360"/>
      </w:pPr>
      <w:rPr>
        <w:rFonts w:ascii="Wingdings" w:hAnsi="Wingdings" w:hint="default"/>
      </w:rPr>
    </w:lvl>
    <w:lvl w:ilvl="6" w:tplc="2E4C6F8C" w:tentative="1">
      <w:start w:val="1"/>
      <w:numFmt w:val="bullet"/>
      <w:lvlText w:val=""/>
      <w:lvlJc w:val="left"/>
      <w:pPr>
        <w:ind w:left="5040" w:hanging="360"/>
      </w:pPr>
      <w:rPr>
        <w:rFonts w:ascii="Symbol" w:hAnsi="Symbol" w:hint="default"/>
      </w:rPr>
    </w:lvl>
    <w:lvl w:ilvl="7" w:tplc="DB4A5624" w:tentative="1">
      <w:start w:val="1"/>
      <w:numFmt w:val="bullet"/>
      <w:lvlText w:val="o"/>
      <w:lvlJc w:val="left"/>
      <w:pPr>
        <w:ind w:left="5760" w:hanging="360"/>
      </w:pPr>
      <w:rPr>
        <w:rFonts w:ascii="Courier New" w:hAnsi="Courier New" w:hint="default"/>
      </w:rPr>
    </w:lvl>
    <w:lvl w:ilvl="8" w:tplc="3468FE64" w:tentative="1">
      <w:start w:val="1"/>
      <w:numFmt w:val="bullet"/>
      <w:lvlText w:val=""/>
      <w:lvlJc w:val="left"/>
      <w:pPr>
        <w:ind w:left="6480" w:hanging="360"/>
      </w:pPr>
      <w:rPr>
        <w:rFonts w:ascii="Wingdings" w:hAnsi="Wingdings" w:hint="default"/>
      </w:rPr>
    </w:lvl>
  </w:abstractNum>
  <w:abstractNum w:abstractNumId="44" w15:restartNumberingAfterBreak="0">
    <w:nsid w:val="68D16C65"/>
    <w:multiLevelType w:val="hybridMultilevel"/>
    <w:tmpl w:val="7B38954E"/>
    <w:lvl w:ilvl="0" w:tplc="73B2D1E2">
      <w:numFmt w:val="bullet"/>
      <w:lvlText w:val="-"/>
      <w:lvlJc w:val="left"/>
      <w:pPr>
        <w:ind w:left="1423" w:hanging="360"/>
      </w:pPr>
      <w:rPr>
        <w:rFonts w:ascii="Aptos" w:hAnsi="Aptos"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45" w15:restartNumberingAfterBreak="0">
    <w:nsid w:val="6A0EF957"/>
    <w:multiLevelType w:val="hybridMultilevel"/>
    <w:tmpl w:val="BBB80392"/>
    <w:lvl w:ilvl="0" w:tplc="77266306">
      <w:start w:val="1"/>
      <w:numFmt w:val="bullet"/>
      <w:lvlText w:val=""/>
      <w:lvlJc w:val="left"/>
      <w:pPr>
        <w:ind w:left="720" w:hanging="360"/>
      </w:pPr>
      <w:rPr>
        <w:rFonts w:ascii="Symbol" w:hAnsi="Symbol" w:hint="default"/>
      </w:rPr>
    </w:lvl>
    <w:lvl w:ilvl="1" w:tplc="55F6513A">
      <w:start w:val="1"/>
      <w:numFmt w:val="bullet"/>
      <w:lvlText w:val="o"/>
      <w:lvlJc w:val="left"/>
      <w:pPr>
        <w:ind w:left="1440" w:hanging="360"/>
      </w:pPr>
      <w:rPr>
        <w:rFonts w:ascii="Courier New" w:hAnsi="Courier New" w:hint="default"/>
      </w:rPr>
    </w:lvl>
    <w:lvl w:ilvl="2" w:tplc="8682A18A">
      <w:start w:val="1"/>
      <w:numFmt w:val="bullet"/>
      <w:lvlText w:val=""/>
      <w:lvlJc w:val="left"/>
      <w:pPr>
        <w:ind w:left="2160" w:hanging="360"/>
      </w:pPr>
      <w:rPr>
        <w:rFonts w:ascii="Wingdings" w:hAnsi="Wingdings" w:hint="default"/>
      </w:rPr>
    </w:lvl>
    <w:lvl w:ilvl="3" w:tplc="9D7E864A">
      <w:start w:val="1"/>
      <w:numFmt w:val="bullet"/>
      <w:lvlText w:val=""/>
      <w:lvlJc w:val="left"/>
      <w:pPr>
        <w:ind w:left="2880" w:hanging="360"/>
      </w:pPr>
      <w:rPr>
        <w:rFonts w:ascii="Symbol" w:hAnsi="Symbol" w:hint="default"/>
      </w:rPr>
    </w:lvl>
    <w:lvl w:ilvl="4" w:tplc="32F430B0">
      <w:start w:val="1"/>
      <w:numFmt w:val="bullet"/>
      <w:lvlText w:val="o"/>
      <w:lvlJc w:val="left"/>
      <w:pPr>
        <w:ind w:left="3600" w:hanging="360"/>
      </w:pPr>
      <w:rPr>
        <w:rFonts w:ascii="Courier New" w:hAnsi="Courier New" w:hint="default"/>
      </w:rPr>
    </w:lvl>
    <w:lvl w:ilvl="5" w:tplc="4A9CD2CE">
      <w:start w:val="1"/>
      <w:numFmt w:val="bullet"/>
      <w:lvlText w:val=""/>
      <w:lvlJc w:val="left"/>
      <w:pPr>
        <w:ind w:left="4320" w:hanging="360"/>
      </w:pPr>
      <w:rPr>
        <w:rFonts w:ascii="Wingdings" w:hAnsi="Wingdings" w:hint="default"/>
      </w:rPr>
    </w:lvl>
    <w:lvl w:ilvl="6" w:tplc="ADB0E97E">
      <w:start w:val="1"/>
      <w:numFmt w:val="bullet"/>
      <w:lvlText w:val=""/>
      <w:lvlJc w:val="left"/>
      <w:pPr>
        <w:ind w:left="5040" w:hanging="360"/>
      </w:pPr>
      <w:rPr>
        <w:rFonts w:ascii="Symbol" w:hAnsi="Symbol" w:hint="default"/>
      </w:rPr>
    </w:lvl>
    <w:lvl w:ilvl="7" w:tplc="0F60293C">
      <w:start w:val="1"/>
      <w:numFmt w:val="bullet"/>
      <w:lvlText w:val="o"/>
      <w:lvlJc w:val="left"/>
      <w:pPr>
        <w:ind w:left="5760" w:hanging="360"/>
      </w:pPr>
      <w:rPr>
        <w:rFonts w:ascii="Courier New" w:hAnsi="Courier New" w:hint="default"/>
      </w:rPr>
    </w:lvl>
    <w:lvl w:ilvl="8" w:tplc="3AFE7E3A">
      <w:start w:val="1"/>
      <w:numFmt w:val="bullet"/>
      <w:lvlText w:val=""/>
      <w:lvlJc w:val="left"/>
      <w:pPr>
        <w:ind w:left="6480" w:hanging="360"/>
      </w:pPr>
      <w:rPr>
        <w:rFonts w:ascii="Wingdings" w:hAnsi="Wingdings" w:hint="default"/>
      </w:rPr>
    </w:lvl>
  </w:abstractNum>
  <w:abstractNum w:abstractNumId="46" w15:restartNumberingAfterBreak="0">
    <w:nsid w:val="6A1747E0"/>
    <w:multiLevelType w:val="hybridMultilevel"/>
    <w:tmpl w:val="549414D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7" w15:restartNumberingAfterBreak="0">
    <w:nsid w:val="6B212311"/>
    <w:multiLevelType w:val="hybridMultilevel"/>
    <w:tmpl w:val="DB7825E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8" w15:restartNumberingAfterBreak="0">
    <w:nsid w:val="6BAC66FF"/>
    <w:multiLevelType w:val="hybridMultilevel"/>
    <w:tmpl w:val="FE98B98A"/>
    <w:lvl w:ilvl="0" w:tplc="C378597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CDA3A4D"/>
    <w:multiLevelType w:val="hybridMultilevel"/>
    <w:tmpl w:val="CE82CD2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0" w15:restartNumberingAfterBreak="0">
    <w:nsid w:val="6F3C20DD"/>
    <w:multiLevelType w:val="hybridMultilevel"/>
    <w:tmpl w:val="D1C8853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1" w15:restartNumberingAfterBreak="0">
    <w:nsid w:val="6F9BCD5B"/>
    <w:multiLevelType w:val="hybridMultilevel"/>
    <w:tmpl w:val="C86A429C"/>
    <w:lvl w:ilvl="0" w:tplc="BFE66FD4">
      <w:start w:val="3"/>
      <w:numFmt w:val="lowerLetter"/>
      <w:lvlText w:val="%1."/>
      <w:lvlJc w:val="left"/>
      <w:pPr>
        <w:ind w:left="720" w:hanging="360"/>
      </w:pPr>
    </w:lvl>
    <w:lvl w:ilvl="1" w:tplc="A5CE7E04">
      <w:start w:val="1"/>
      <w:numFmt w:val="lowerLetter"/>
      <w:lvlText w:val="%2."/>
      <w:lvlJc w:val="left"/>
      <w:pPr>
        <w:ind w:left="1440" w:hanging="360"/>
      </w:pPr>
    </w:lvl>
    <w:lvl w:ilvl="2" w:tplc="DF98587C">
      <w:start w:val="1"/>
      <w:numFmt w:val="lowerRoman"/>
      <w:lvlText w:val="%3."/>
      <w:lvlJc w:val="right"/>
      <w:pPr>
        <w:ind w:left="2160" w:hanging="180"/>
      </w:pPr>
    </w:lvl>
    <w:lvl w:ilvl="3" w:tplc="FC7021B4">
      <w:start w:val="1"/>
      <w:numFmt w:val="decimal"/>
      <w:lvlText w:val="%4."/>
      <w:lvlJc w:val="left"/>
      <w:pPr>
        <w:ind w:left="2880" w:hanging="360"/>
      </w:pPr>
    </w:lvl>
    <w:lvl w:ilvl="4" w:tplc="526AFC36">
      <w:start w:val="1"/>
      <w:numFmt w:val="lowerLetter"/>
      <w:lvlText w:val="%5."/>
      <w:lvlJc w:val="left"/>
      <w:pPr>
        <w:ind w:left="3600" w:hanging="360"/>
      </w:pPr>
    </w:lvl>
    <w:lvl w:ilvl="5" w:tplc="510E0658">
      <w:start w:val="1"/>
      <w:numFmt w:val="lowerRoman"/>
      <w:lvlText w:val="%6."/>
      <w:lvlJc w:val="right"/>
      <w:pPr>
        <w:ind w:left="4320" w:hanging="180"/>
      </w:pPr>
    </w:lvl>
    <w:lvl w:ilvl="6" w:tplc="C35C2EDC">
      <w:start w:val="1"/>
      <w:numFmt w:val="decimal"/>
      <w:lvlText w:val="%7."/>
      <w:lvlJc w:val="left"/>
      <w:pPr>
        <w:ind w:left="5040" w:hanging="360"/>
      </w:pPr>
    </w:lvl>
    <w:lvl w:ilvl="7" w:tplc="0E4CD022">
      <w:start w:val="1"/>
      <w:numFmt w:val="lowerLetter"/>
      <w:lvlText w:val="%8."/>
      <w:lvlJc w:val="left"/>
      <w:pPr>
        <w:ind w:left="5760" w:hanging="360"/>
      </w:pPr>
    </w:lvl>
    <w:lvl w:ilvl="8" w:tplc="401854B0">
      <w:start w:val="1"/>
      <w:numFmt w:val="lowerRoman"/>
      <w:lvlText w:val="%9."/>
      <w:lvlJc w:val="right"/>
      <w:pPr>
        <w:ind w:left="6480" w:hanging="180"/>
      </w:pPr>
    </w:lvl>
  </w:abstractNum>
  <w:abstractNum w:abstractNumId="52" w15:restartNumberingAfterBreak="0">
    <w:nsid w:val="6FB0553A"/>
    <w:multiLevelType w:val="hybridMultilevel"/>
    <w:tmpl w:val="78361B68"/>
    <w:lvl w:ilvl="0" w:tplc="C482594A">
      <w:start w:val="1"/>
      <w:numFmt w:val="lowerLetter"/>
      <w:lvlText w:val="%1."/>
      <w:lvlJc w:val="left"/>
      <w:pPr>
        <w:ind w:left="720" w:hanging="360"/>
      </w:pPr>
    </w:lvl>
    <w:lvl w:ilvl="1" w:tplc="E71CD850">
      <w:start w:val="1"/>
      <w:numFmt w:val="lowerLetter"/>
      <w:lvlText w:val="%2."/>
      <w:lvlJc w:val="left"/>
      <w:pPr>
        <w:ind w:left="1440" w:hanging="360"/>
      </w:pPr>
    </w:lvl>
    <w:lvl w:ilvl="2" w:tplc="3272BFF4">
      <w:start w:val="1"/>
      <w:numFmt w:val="lowerRoman"/>
      <w:lvlText w:val="%3."/>
      <w:lvlJc w:val="right"/>
      <w:pPr>
        <w:ind w:left="2160" w:hanging="180"/>
      </w:pPr>
    </w:lvl>
    <w:lvl w:ilvl="3" w:tplc="7E68FF30">
      <w:start w:val="1"/>
      <w:numFmt w:val="decimal"/>
      <w:lvlText w:val="%4."/>
      <w:lvlJc w:val="left"/>
      <w:pPr>
        <w:ind w:left="2880" w:hanging="360"/>
      </w:pPr>
    </w:lvl>
    <w:lvl w:ilvl="4" w:tplc="641E51AA">
      <w:start w:val="1"/>
      <w:numFmt w:val="lowerLetter"/>
      <w:lvlText w:val="%5."/>
      <w:lvlJc w:val="left"/>
      <w:pPr>
        <w:ind w:left="3600" w:hanging="360"/>
      </w:pPr>
    </w:lvl>
    <w:lvl w:ilvl="5" w:tplc="708C1A54">
      <w:start w:val="1"/>
      <w:numFmt w:val="lowerRoman"/>
      <w:lvlText w:val="%6."/>
      <w:lvlJc w:val="right"/>
      <w:pPr>
        <w:ind w:left="4320" w:hanging="180"/>
      </w:pPr>
    </w:lvl>
    <w:lvl w:ilvl="6" w:tplc="6B88B928">
      <w:start w:val="1"/>
      <w:numFmt w:val="decimal"/>
      <w:lvlText w:val="%7."/>
      <w:lvlJc w:val="left"/>
      <w:pPr>
        <w:ind w:left="5040" w:hanging="360"/>
      </w:pPr>
    </w:lvl>
    <w:lvl w:ilvl="7" w:tplc="C8DE6FCE">
      <w:start w:val="1"/>
      <w:numFmt w:val="lowerLetter"/>
      <w:lvlText w:val="%8."/>
      <w:lvlJc w:val="left"/>
      <w:pPr>
        <w:ind w:left="5760" w:hanging="360"/>
      </w:pPr>
    </w:lvl>
    <w:lvl w:ilvl="8" w:tplc="979EFBBE">
      <w:start w:val="1"/>
      <w:numFmt w:val="lowerRoman"/>
      <w:lvlText w:val="%9."/>
      <w:lvlJc w:val="right"/>
      <w:pPr>
        <w:ind w:left="6480" w:hanging="180"/>
      </w:pPr>
    </w:lvl>
  </w:abstractNum>
  <w:abstractNum w:abstractNumId="53" w15:restartNumberingAfterBreak="0">
    <w:nsid w:val="711D289D"/>
    <w:multiLevelType w:val="hybridMultilevel"/>
    <w:tmpl w:val="77D8324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4" w15:restartNumberingAfterBreak="0">
    <w:nsid w:val="74094C6B"/>
    <w:multiLevelType w:val="hybridMultilevel"/>
    <w:tmpl w:val="FA0AFB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85AE0FF"/>
    <w:multiLevelType w:val="hybridMultilevel"/>
    <w:tmpl w:val="9E186892"/>
    <w:lvl w:ilvl="0" w:tplc="077EBCBC">
      <w:start w:val="1"/>
      <w:numFmt w:val="bullet"/>
      <w:lvlText w:val=""/>
      <w:lvlJc w:val="left"/>
      <w:pPr>
        <w:ind w:left="720" w:hanging="360"/>
      </w:pPr>
      <w:rPr>
        <w:rFonts w:ascii="Symbol" w:hAnsi="Symbol" w:hint="default"/>
      </w:rPr>
    </w:lvl>
    <w:lvl w:ilvl="1" w:tplc="FC48E7A4">
      <w:start w:val="1"/>
      <w:numFmt w:val="bullet"/>
      <w:lvlText w:val="o"/>
      <w:lvlJc w:val="left"/>
      <w:pPr>
        <w:ind w:left="1440" w:hanging="360"/>
      </w:pPr>
      <w:rPr>
        <w:rFonts w:ascii="Courier New" w:hAnsi="Courier New" w:hint="default"/>
      </w:rPr>
    </w:lvl>
    <w:lvl w:ilvl="2" w:tplc="302C8A46">
      <w:start w:val="1"/>
      <w:numFmt w:val="bullet"/>
      <w:lvlText w:val=""/>
      <w:lvlJc w:val="left"/>
      <w:pPr>
        <w:ind w:left="2160" w:hanging="360"/>
      </w:pPr>
      <w:rPr>
        <w:rFonts w:ascii="Wingdings" w:hAnsi="Wingdings" w:hint="default"/>
      </w:rPr>
    </w:lvl>
    <w:lvl w:ilvl="3" w:tplc="2940CB24">
      <w:start w:val="1"/>
      <w:numFmt w:val="bullet"/>
      <w:lvlText w:val=""/>
      <w:lvlJc w:val="left"/>
      <w:pPr>
        <w:ind w:left="2880" w:hanging="360"/>
      </w:pPr>
      <w:rPr>
        <w:rFonts w:ascii="Symbol" w:hAnsi="Symbol" w:hint="default"/>
      </w:rPr>
    </w:lvl>
    <w:lvl w:ilvl="4" w:tplc="C6AE77AA">
      <w:start w:val="1"/>
      <w:numFmt w:val="bullet"/>
      <w:lvlText w:val="o"/>
      <w:lvlJc w:val="left"/>
      <w:pPr>
        <w:ind w:left="3600" w:hanging="360"/>
      </w:pPr>
      <w:rPr>
        <w:rFonts w:ascii="Courier New" w:hAnsi="Courier New" w:hint="default"/>
      </w:rPr>
    </w:lvl>
    <w:lvl w:ilvl="5" w:tplc="5794569A">
      <w:start w:val="1"/>
      <w:numFmt w:val="bullet"/>
      <w:lvlText w:val=""/>
      <w:lvlJc w:val="left"/>
      <w:pPr>
        <w:ind w:left="4320" w:hanging="360"/>
      </w:pPr>
      <w:rPr>
        <w:rFonts w:ascii="Wingdings" w:hAnsi="Wingdings" w:hint="default"/>
      </w:rPr>
    </w:lvl>
    <w:lvl w:ilvl="6" w:tplc="ECCCDDE2">
      <w:start w:val="1"/>
      <w:numFmt w:val="bullet"/>
      <w:lvlText w:val=""/>
      <w:lvlJc w:val="left"/>
      <w:pPr>
        <w:ind w:left="5040" w:hanging="360"/>
      </w:pPr>
      <w:rPr>
        <w:rFonts w:ascii="Symbol" w:hAnsi="Symbol" w:hint="default"/>
      </w:rPr>
    </w:lvl>
    <w:lvl w:ilvl="7" w:tplc="D2F4830C">
      <w:start w:val="1"/>
      <w:numFmt w:val="bullet"/>
      <w:lvlText w:val="o"/>
      <w:lvlJc w:val="left"/>
      <w:pPr>
        <w:ind w:left="5760" w:hanging="360"/>
      </w:pPr>
      <w:rPr>
        <w:rFonts w:ascii="Courier New" w:hAnsi="Courier New" w:hint="default"/>
      </w:rPr>
    </w:lvl>
    <w:lvl w:ilvl="8" w:tplc="D9ECE582">
      <w:start w:val="1"/>
      <w:numFmt w:val="bullet"/>
      <w:lvlText w:val=""/>
      <w:lvlJc w:val="left"/>
      <w:pPr>
        <w:ind w:left="6480" w:hanging="360"/>
      </w:pPr>
      <w:rPr>
        <w:rFonts w:ascii="Wingdings" w:hAnsi="Wingdings" w:hint="default"/>
      </w:rPr>
    </w:lvl>
  </w:abstractNum>
  <w:abstractNum w:abstractNumId="56" w15:restartNumberingAfterBreak="0">
    <w:nsid w:val="786D4524"/>
    <w:multiLevelType w:val="hybridMultilevel"/>
    <w:tmpl w:val="5236660A"/>
    <w:lvl w:ilvl="0" w:tplc="8FEAAD1A">
      <w:numFmt w:val="bullet"/>
      <w:lvlText w:val="-"/>
      <w:lvlJc w:val="left"/>
      <w:pPr>
        <w:ind w:left="720" w:hanging="360"/>
      </w:pPr>
      <w:rPr>
        <w:rFonts w:ascii="Aptos" w:hAnsi="Aptos" w:hint="default"/>
      </w:rPr>
    </w:lvl>
    <w:lvl w:ilvl="1" w:tplc="7368B618" w:tentative="1">
      <w:start w:val="1"/>
      <w:numFmt w:val="bullet"/>
      <w:lvlText w:val="o"/>
      <w:lvlJc w:val="left"/>
      <w:pPr>
        <w:ind w:left="1440" w:hanging="360"/>
      </w:pPr>
      <w:rPr>
        <w:rFonts w:ascii="Courier New" w:hAnsi="Courier New" w:hint="default"/>
      </w:rPr>
    </w:lvl>
    <w:lvl w:ilvl="2" w:tplc="2EB4079E" w:tentative="1">
      <w:start w:val="1"/>
      <w:numFmt w:val="bullet"/>
      <w:lvlText w:val=""/>
      <w:lvlJc w:val="left"/>
      <w:pPr>
        <w:ind w:left="2160" w:hanging="360"/>
      </w:pPr>
      <w:rPr>
        <w:rFonts w:ascii="Wingdings" w:hAnsi="Wingdings" w:hint="default"/>
      </w:rPr>
    </w:lvl>
    <w:lvl w:ilvl="3" w:tplc="BD4201E0" w:tentative="1">
      <w:start w:val="1"/>
      <w:numFmt w:val="bullet"/>
      <w:lvlText w:val=""/>
      <w:lvlJc w:val="left"/>
      <w:pPr>
        <w:ind w:left="2880" w:hanging="360"/>
      </w:pPr>
      <w:rPr>
        <w:rFonts w:ascii="Symbol" w:hAnsi="Symbol" w:hint="default"/>
      </w:rPr>
    </w:lvl>
    <w:lvl w:ilvl="4" w:tplc="59848C26" w:tentative="1">
      <w:start w:val="1"/>
      <w:numFmt w:val="bullet"/>
      <w:lvlText w:val="o"/>
      <w:lvlJc w:val="left"/>
      <w:pPr>
        <w:ind w:left="3600" w:hanging="360"/>
      </w:pPr>
      <w:rPr>
        <w:rFonts w:ascii="Courier New" w:hAnsi="Courier New" w:hint="default"/>
      </w:rPr>
    </w:lvl>
    <w:lvl w:ilvl="5" w:tplc="3A86AC9C" w:tentative="1">
      <w:start w:val="1"/>
      <w:numFmt w:val="bullet"/>
      <w:lvlText w:val=""/>
      <w:lvlJc w:val="left"/>
      <w:pPr>
        <w:ind w:left="4320" w:hanging="360"/>
      </w:pPr>
      <w:rPr>
        <w:rFonts w:ascii="Wingdings" w:hAnsi="Wingdings" w:hint="default"/>
      </w:rPr>
    </w:lvl>
    <w:lvl w:ilvl="6" w:tplc="669AC20E" w:tentative="1">
      <w:start w:val="1"/>
      <w:numFmt w:val="bullet"/>
      <w:lvlText w:val=""/>
      <w:lvlJc w:val="left"/>
      <w:pPr>
        <w:ind w:left="5040" w:hanging="360"/>
      </w:pPr>
      <w:rPr>
        <w:rFonts w:ascii="Symbol" w:hAnsi="Symbol" w:hint="default"/>
      </w:rPr>
    </w:lvl>
    <w:lvl w:ilvl="7" w:tplc="2CCAC1A6" w:tentative="1">
      <w:start w:val="1"/>
      <w:numFmt w:val="bullet"/>
      <w:lvlText w:val="o"/>
      <w:lvlJc w:val="left"/>
      <w:pPr>
        <w:ind w:left="5760" w:hanging="360"/>
      </w:pPr>
      <w:rPr>
        <w:rFonts w:ascii="Courier New" w:hAnsi="Courier New" w:hint="default"/>
      </w:rPr>
    </w:lvl>
    <w:lvl w:ilvl="8" w:tplc="7E98307A" w:tentative="1">
      <w:start w:val="1"/>
      <w:numFmt w:val="bullet"/>
      <w:lvlText w:val=""/>
      <w:lvlJc w:val="left"/>
      <w:pPr>
        <w:ind w:left="6480" w:hanging="360"/>
      </w:pPr>
      <w:rPr>
        <w:rFonts w:ascii="Wingdings" w:hAnsi="Wingdings" w:hint="default"/>
      </w:rPr>
    </w:lvl>
  </w:abstractNum>
  <w:abstractNum w:abstractNumId="57" w15:restartNumberingAfterBreak="0">
    <w:nsid w:val="7A706418"/>
    <w:multiLevelType w:val="hybridMultilevel"/>
    <w:tmpl w:val="5EDE034E"/>
    <w:lvl w:ilvl="0" w:tplc="8D70867A">
      <w:start w:val="1"/>
      <w:numFmt w:val="decimal"/>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B57FD9F"/>
    <w:multiLevelType w:val="hybridMultilevel"/>
    <w:tmpl w:val="0DC0BED8"/>
    <w:lvl w:ilvl="0" w:tplc="127C67BC">
      <w:start w:val="1"/>
      <w:numFmt w:val="bullet"/>
      <w:lvlText w:val=""/>
      <w:lvlJc w:val="left"/>
      <w:pPr>
        <w:ind w:left="720" w:hanging="360"/>
      </w:pPr>
      <w:rPr>
        <w:rFonts w:ascii="Symbol" w:hAnsi="Symbol" w:hint="default"/>
      </w:rPr>
    </w:lvl>
    <w:lvl w:ilvl="1" w:tplc="11E01F04">
      <w:start w:val="1"/>
      <w:numFmt w:val="bullet"/>
      <w:lvlText w:val="o"/>
      <w:lvlJc w:val="left"/>
      <w:pPr>
        <w:ind w:left="1440" w:hanging="360"/>
      </w:pPr>
      <w:rPr>
        <w:rFonts w:ascii="Courier New" w:hAnsi="Courier New" w:hint="default"/>
      </w:rPr>
    </w:lvl>
    <w:lvl w:ilvl="2" w:tplc="63A2C9D4">
      <w:start w:val="1"/>
      <w:numFmt w:val="bullet"/>
      <w:lvlText w:val=""/>
      <w:lvlJc w:val="left"/>
      <w:pPr>
        <w:ind w:left="2160" w:hanging="360"/>
      </w:pPr>
      <w:rPr>
        <w:rFonts w:ascii="Wingdings" w:hAnsi="Wingdings" w:hint="default"/>
      </w:rPr>
    </w:lvl>
    <w:lvl w:ilvl="3" w:tplc="3D9C1CE8">
      <w:start w:val="1"/>
      <w:numFmt w:val="bullet"/>
      <w:lvlText w:val=""/>
      <w:lvlJc w:val="left"/>
      <w:pPr>
        <w:ind w:left="2880" w:hanging="360"/>
      </w:pPr>
      <w:rPr>
        <w:rFonts w:ascii="Symbol" w:hAnsi="Symbol" w:hint="default"/>
      </w:rPr>
    </w:lvl>
    <w:lvl w:ilvl="4" w:tplc="4990A446">
      <w:start w:val="1"/>
      <w:numFmt w:val="bullet"/>
      <w:lvlText w:val="o"/>
      <w:lvlJc w:val="left"/>
      <w:pPr>
        <w:ind w:left="3600" w:hanging="360"/>
      </w:pPr>
      <w:rPr>
        <w:rFonts w:ascii="Courier New" w:hAnsi="Courier New" w:hint="default"/>
      </w:rPr>
    </w:lvl>
    <w:lvl w:ilvl="5" w:tplc="BE3444E8">
      <w:start w:val="1"/>
      <w:numFmt w:val="bullet"/>
      <w:lvlText w:val=""/>
      <w:lvlJc w:val="left"/>
      <w:pPr>
        <w:ind w:left="4320" w:hanging="360"/>
      </w:pPr>
      <w:rPr>
        <w:rFonts w:ascii="Wingdings" w:hAnsi="Wingdings" w:hint="default"/>
      </w:rPr>
    </w:lvl>
    <w:lvl w:ilvl="6" w:tplc="02DC141A">
      <w:start w:val="1"/>
      <w:numFmt w:val="bullet"/>
      <w:lvlText w:val=""/>
      <w:lvlJc w:val="left"/>
      <w:pPr>
        <w:ind w:left="5040" w:hanging="360"/>
      </w:pPr>
      <w:rPr>
        <w:rFonts w:ascii="Symbol" w:hAnsi="Symbol" w:hint="default"/>
      </w:rPr>
    </w:lvl>
    <w:lvl w:ilvl="7" w:tplc="A73063E8">
      <w:start w:val="1"/>
      <w:numFmt w:val="bullet"/>
      <w:lvlText w:val="o"/>
      <w:lvlJc w:val="left"/>
      <w:pPr>
        <w:ind w:left="5760" w:hanging="360"/>
      </w:pPr>
      <w:rPr>
        <w:rFonts w:ascii="Courier New" w:hAnsi="Courier New" w:hint="default"/>
      </w:rPr>
    </w:lvl>
    <w:lvl w:ilvl="8" w:tplc="271CAE26">
      <w:start w:val="1"/>
      <w:numFmt w:val="bullet"/>
      <w:lvlText w:val=""/>
      <w:lvlJc w:val="left"/>
      <w:pPr>
        <w:ind w:left="6480" w:hanging="360"/>
      </w:pPr>
      <w:rPr>
        <w:rFonts w:ascii="Wingdings" w:hAnsi="Wingdings" w:hint="default"/>
      </w:rPr>
    </w:lvl>
  </w:abstractNum>
  <w:abstractNum w:abstractNumId="59" w15:restartNumberingAfterBreak="0">
    <w:nsid w:val="7BF95FE9"/>
    <w:multiLevelType w:val="hybridMultilevel"/>
    <w:tmpl w:val="58B2F79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60" w15:restartNumberingAfterBreak="0">
    <w:nsid w:val="7E5303BD"/>
    <w:multiLevelType w:val="hybridMultilevel"/>
    <w:tmpl w:val="19E6FF56"/>
    <w:lvl w:ilvl="0" w:tplc="C3785976">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EB5401B"/>
    <w:multiLevelType w:val="hybridMultilevel"/>
    <w:tmpl w:val="351CBEFE"/>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62" w15:restartNumberingAfterBreak="0">
    <w:nsid w:val="7EEBA4AA"/>
    <w:multiLevelType w:val="hybridMultilevel"/>
    <w:tmpl w:val="C19C2834"/>
    <w:lvl w:ilvl="0" w:tplc="99C6D52A">
      <w:start w:val="1"/>
      <w:numFmt w:val="bullet"/>
      <w:lvlText w:val=""/>
      <w:lvlJc w:val="left"/>
      <w:pPr>
        <w:ind w:left="720" w:hanging="360"/>
      </w:pPr>
      <w:rPr>
        <w:rFonts w:ascii="Symbol" w:hAnsi="Symbol" w:hint="default"/>
      </w:rPr>
    </w:lvl>
    <w:lvl w:ilvl="1" w:tplc="3D10DC4C">
      <w:start w:val="1"/>
      <w:numFmt w:val="bullet"/>
      <w:lvlText w:val="o"/>
      <w:lvlJc w:val="left"/>
      <w:pPr>
        <w:ind w:left="1440" w:hanging="360"/>
      </w:pPr>
      <w:rPr>
        <w:rFonts w:ascii="Courier New" w:hAnsi="Courier New" w:hint="default"/>
      </w:rPr>
    </w:lvl>
    <w:lvl w:ilvl="2" w:tplc="DE66A8A0">
      <w:start w:val="1"/>
      <w:numFmt w:val="bullet"/>
      <w:lvlText w:val=""/>
      <w:lvlJc w:val="left"/>
      <w:pPr>
        <w:ind w:left="2160" w:hanging="360"/>
      </w:pPr>
      <w:rPr>
        <w:rFonts w:ascii="Wingdings" w:hAnsi="Wingdings" w:hint="default"/>
      </w:rPr>
    </w:lvl>
    <w:lvl w:ilvl="3" w:tplc="743A41F6">
      <w:start w:val="1"/>
      <w:numFmt w:val="bullet"/>
      <w:lvlText w:val=""/>
      <w:lvlJc w:val="left"/>
      <w:pPr>
        <w:ind w:left="2880" w:hanging="360"/>
      </w:pPr>
      <w:rPr>
        <w:rFonts w:ascii="Symbol" w:hAnsi="Symbol" w:hint="default"/>
      </w:rPr>
    </w:lvl>
    <w:lvl w:ilvl="4" w:tplc="E8F239DC">
      <w:start w:val="1"/>
      <w:numFmt w:val="bullet"/>
      <w:lvlText w:val="o"/>
      <w:lvlJc w:val="left"/>
      <w:pPr>
        <w:ind w:left="3600" w:hanging="360"/>
      </w:pPr>
      <w:rPr>
        <w:rFonts w:ascii="Courier New" w:hAnsi="Courier New" w:hint="default"/>
      </w:rPr>
    </w:lvl>
    <w:lvl w:ilvl="5" w:tplc="054C8D20">
      <w:start w:val="1"/>
      <w:numFmt w:val="bullet"/>
      <w:lvlText w:val=""/>
      <w:lvlJc w:val="left"/>
      <w:pPr>
        <w:ind w:left="4320" w:hanging="360"/>
      </w:pPr>
      <w:rPr>
        <w:rFonts w:ascii="Wingdings" w:hAnsi="Wingdings" w:hint="default"/>
      </w:rPr>
    </w:lvl>
    <w:lvl w:ilvl="6" w:tplc="A5E85072">
      <w:start w:val="1"/>
      <w:numFmt w:val="bullet"/>
      <w:lvlText w:val=""/>
      <w:lvlJc w:val="left"/>
      <w:pPr>
        <w:ind w:left="5040" w:hanging="360"/>
      </w:pPr>
      <w:rPr>
        <w:rFonts w:ascii="Symbol" w:hAnsi="Symbol" w:hint="default"/>
      </w:rPr>
    </w:lvl>
    <w:lvl w:ilvl="7" w:tplc="95020AF0">
      <w:start w:val="1"/>
      <w:numFmt w:val="bullet"/>
      <w:lvlText w:val="o"/>
      <w:lvlJc w:val="left"/>
      <w:pPr>
        <w:ind w:left="5760" w:hanging="360"/>
      </w:pPr>
      <w:rPr>
        <w:rFonts w:ascii="Courier New" w:hAnsi="Courier New" w:hint="default"/>
      </w:rPr>
    </w:lvl>
    <w:lvl w:ilvl="8" w:tplc="0E1A6C20">
      <w:start w:val="1"/>
      <w:numFmt w:val="bullet"/>
      <w:lvlText w:val=""/>
      <w:lvlJc w:val="left"/>
      <w:pPr>
        <w:ind w:left="6480" w:hanging="360"/>
      </w:pPr>
      <w:rPr>
        <w:rFonts w:ascii="Wingdings" w:hAnsi="Wingdings" w:hint="default"/>
      </w:rPr>
    </w:lvl>
  </w:abstractNum>
  <w:num w:numId="1" w16cid:durableId="1812482800">
    <w:abstractNumId w:val="52"/>
  </w:num>
  <w:num w:numId="2" w16cid:durableId="332530243">
    <w:abstractNumId w:val="51"/>
  </w:num>
  <w:num w:numId="3" w16cid:durableId="1939094019">
    <w:abstractNumId w:val="6"/>
  </w:num>
  <w:num w:numId="4" w16cid:durableId="2035576021">
    <w:abstractNumId w:val="23"/>
  </w:num>
  <w:num w:numId="5" w16cid:durableId="565531701">
    <w:abstractNumId w:val="25"/>
  </w:num>
  <w:num w:numId="6" w16cid:durableId="1037466261">
    <w:abstractNumId w:val="15"/>
  </w:num>
  <w:num w:numId="7" w16cid:durableId="1350912787">
    <w:abstractNumId w:val="29"/>
  </w:num>
  <w:num w:numId="8" w16cid:durableId="115611695">
    <w:abstractNumId w:val="42"/>
  </w:num>
  <w:num w:numId="9" w16cid:durableId="1760058248">
    <w:abstractNumId w:val="28"/>
  </w:num>
  <w:num w:numId="10" w16cid:durableId="1440880164">
    <w:abstractNumId w:val="10"/>
  </w:num>
  <w:num w:numId="11" w16cid:durableId="866799170">
    <w:abstractNumId w:val="1"/>
  </w:num>
  <w:num w:numId="12" w16cid:durableId="1281381881">
    <w:abstractNumId w:val="43"/>
  </w:num>
  <w:num w:numId="13" w16cid:durableId="177735656">
    <w:abstractNumId w:val="56"/>
  </w:num>
  <w:num w:numId="14" w16cid:durableId="428739770">
    <w:abstractNumId w:val="55"/>
  </w:num>
  <w:num w:numId="15" w16cid:durableId="1190609648">
    <w:abstractNumId w:val="31"/>
  </w:num>
  <w:num w:numId="16" w16cid:durableId="2138523110">
    <w:abstractNumId w:val="22"/>
  </w:num>
  <w:num w:numId="17" w16cid:durableId="2075741264">
    <w:abstractNumId w:val="39"/>
  </w:num>
  <w:num w:numId="18" w16cid:durableId="1217549469">
    <w:abstractNumId w:val="32"/>
  </w:num>
  <w:num w:numId="19" w16cid:durableId="1597709817">
    <w:abstractNumId w:val="62"/>
  </w:num>
  <w:num w:numId="20" w16cid:durableId="1933973455">
    <w:abstractNumId w:val="2"/>
  </w:num>
  <w:num w:numId="21" w16cid:durableId="1584953000">
    <w:abstractNumId w:val="21"/>
  </w:num>
  <w:num w:numId="22" w16cid:durableId="1684473323">
    <w:abstractNumId w:val="38"/>
  </w:num>
  <w:num w:numId="23" w16cid:durableId="1955019594">
    <w:abstractNumId w:val="4"/>
  </w:num>
  <w:num w:numId="24" w16cid:durableId="1947617293">
    <w:abstractNumId w:val="58"/>
  </w:num>
  <w:num w:numId="25" w16cid:durableId="18896527">
    <w:abstractNumId w:val="0"/>
  </w:num>
  <w:num w:numId="26" w16cid:durableId="2016760169">
    <w:abstractNumId w:val="45"/>
  </w:num>
  <w:num w:numId="27" w16cid:durableId="530261631">
    <w:abstractNumId w:val="36"/>
  </w:num>
  <w:num w:numId="28" w16cid:durableId="315038840">
    <w:abstractNumId w:val="35"/>
  </w:num>
  <w:num w:numId="29" w16cid:durableId="1599946425">
    <w:abstractNumId w:val="57"/>
  </w:num>
  <w:num w:numId="30" w16cid:durableId="791293061">
    <w:abstractNumId w:val="12"/>
  </w:num>
  <w:num w:numId="31" w16cid:durableId="637801680">
    <w:abstractNumId w:val="19"/>
  </w:num>
  <w:num w:numId="32" w16cid:durableId="1266890084">
    <w:abstractNumId w:val="7"/>
  </w:num>
  <w:num w:numId="33" w16cid:durableId="1816069637">
    <w:abstractNumId w:val="27"/>
  </w:num>
  <w:num w:numId="34" w16cid:durableId="437261888">
    <w:abstractNumId w:val="14"/>
  </w:num>
  <w:num w:numId="35" w16cid:durableId="349066001">
    <w:abstractNumId w:val="44"/>
  </w:num>
  <w:num w:numId="36" w16cid:durableId="106195089">
    <w:abstractNumId w:val="34"/>
  </w:num>
  <w:num w:numId="37" w16cid:durableId="1042053997">
    <w:abstractNumId w:val="3"/>
  </w:num>
  <w:num w:numId="38" w16cid:durableId="904606801">
    <w:abstractNumId w:val="18"/>
  </w:num>
  <w:num w:numId="39" w16cid:durableId="58989926">
    <w:abstractNumId w:val="5"/>
  </w:num>
  <w:num w:numId="40" w16cid:durableId="501359106">
    <w:abstractNumId w:val="5"/>
    <w:lvlOverride w:ilvl="0">
      <w:startOverride w:val="1"/>
    </w:lvlOverride>
  </w:num>
  <w:num w:numId="41" w16cid:durableId="121652006">
    <w:abstractNumId w:val="5"/>
    <w:lvlOverride w:ilvl="0">
      <w:startOverride w:val="1"/>
    </w:lvlOverride>
  </w:num>
  <w:num w:numId="42" w16cid:durableId="1617981295">
    <w:abstractNumId w:val="5"/>
    <w:lvlOverride w:ilvl="0">
      <w:startOverride w:val="1"/>
    </w:lvlOverride>
  </w:num>
  <w:num w:numId="43" w16cid:durableId="623386690">
    <w:abstractNumId w:val="5"/>
    <w:lvlOverride w:ilvl="0">
      <w:startOverride w:val="1"/>
    </w:lvlOverride>
  </w:num>
  <w:num w:numId="44" w16cid:durableId="1096629751">
    <w:abstractNumId w:val="54"/>
  </w:num>
  <w:num w:numId="45" w16cid:durableId="1360743258">
    <w:abstractNumId w:val="13"/>
  </w:num>
  <w:num w:numId="46" w16cid:durableId="1346395462">
    <w:abstractNumId w:val="60"/>
  </w:num>
  <w:num w:numId="47" w16cid:durableId="272052075">
    <w:abstractNumId w:val="20"/>
  </w:num>
  <w:num w:numId="48" w16cid:durableId="1375233411">
    <w:abstractNumId w:val="30"/>
  </w:num>
  <w:num w:numId="49" w16cid:durableId="1609461402">
    <w:abstractNumId w:val="48"/>
  </w:num>
  <w:num w:numId="50" w16cid:durableId="2131048226">
    <w:abstractNumId w:val="37"/>
  </w:num>
  <w:num w:numId="51" w16cid:durableId="2075011079">
    <w:abstractNumId w:val="5"/>
  </w:num>
  <w:num w:numId="52" w16cid:durableId="1691762340">
    <w:abstractNumId w:val="5"/>
    <w:lvlOverride w:ilvl="0">
      <w:startOverride w:val="1"/>
    </w:lvlOverride>
  </w:num>
  <w:num w:numId="53" w16cid:durableId="836698823">
    <w:abstractNumId w:val="5"/>
    <w:lvlOverride w:ilvl="0">
      <w:startOverride w:val="1"/>
    </w:lvlOverride>
  </w:num>
  <w:num w:numId="54" w16cid:durableId="1043094862">
    <w:abstractNumId w:val="33"/>
  </w:num>
  <w:num w:numId="55" w16cid:durableId="210117605">
    <w:abstractNumId w:val="17"/>
  </w:num>
  <w:num w:numId="56" w16cid:durableId="891617442">
    <w:abstractNumId w:val="50"/>
  </w:num>
  <w:num w:numId="57" w16cid:durableId="259530145">
    <w:abstractNumId w:val="47"/>
  </w:num>
  <w:num w:numId="58" w16cid:durableId="1049501691">
    <w:abstractNumId w:val="9"/>
  </w:num>
  <w:num w:numId="59" w16cid:durableId="2023586132">
    <w:abstractNumId w:val="49"/>
  </w:num>
  <w:num w:numId="60" w16cid:durableId="31081071">
    <w:abstractNumId w:val="53"/>
  </w:num>
  <w:num w:numId="61" w16cid:durableId="19287480">
    <w:abstractNumId w:val="41"/>
  </w:num>
  <w:num w:numId="62" w16cid:durableId="1087192108">
    <w:abstractNumId w:val="16"/>
  </w:num>
  <w:num w:numId="63" w16cid:durableId="12149194">
    <w:abstractNumId w:val="24"/>
  </w:num>
  <w:num w:numId="64" w16cid:durableId="724179025">
    <w:abstractNumId w:val="11"/>
  </w:num>
  <w:num w:numId="65" w16cid:durableId="1567446998">
    <w:abstractNumId w:val="61"/>
  </w:num>
  <w:num w:numId="66" w16cid:durableId="2046907657">
    <w:abstractNumId w:val="8"/>
  </w:num>
  <w:num w:numId="67" w16cid:durableId="524681801">
    <w:abstractNumId w:val="26"/>
  </w:num>
  <w:num w:numId="68" w16cid:durableId="918516896">
    <w:abstractNumId w:val="40"/>
  </w:num>
  <w:num w:numId="69" w16cid:durableId="1430157225">
    <w:abstractNumId w:val="46"/>
  </w:num>
  <w:num w:numId="70" w16cid:durableId="1408306476">
    <w:abstractNumId w:val="5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ce TIERTANT">
    <w15:presenceInfo w15:providerId="AD" w15:userId="S::atiertant@diginamic-formation.fr::4e8ac647-1f16-45e7-b505-72ef3e1fc8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DB"/>
    <w:rsid w:val="0001399F"/>
    <w:rsid w:val="000353BC"/>
    <w:rsid w:val="00052CD4"/>
    <w:rsid w:val="00052EF4"/>
    <w:rsid w:val="00054AD4"/>
    <w:rsid w:val="000564AC"/>
    <w:rsid w:val="00061FBD"/>
    <w:rsid w:val="00062406"/>
    <w:rsid w:val="000653D7"/>
    <w:rsid w:val="00071C5C"/>
    <w:rsid w:val="000739D2"/>
    <w:rsid w:val="0007459F"/>
    <w:rsid w:val="00077200"/>
    <w:rsid w:val="00082C19"/>
    <w:rsid w:val="000862A3"/>
    <w:rsid w:val="000A11B0"/>
    <w:rsid w:val="000A1B8A"/>
    <w:rsid w:val="000B5AF5"/>
    <w:rsid w:val="000D3BE3"/>
    <w:rsid w:val="000F2424"/>
    <w:rsid w:val="000F6643"/>
    <w:rsid w:val="00101EA6"/>
    <w:rsid w:val="00131840"/>
    <w:rsid w:val="00134BDF"/>
    <w:rsid w:val="0013760B"/>
    <w:rsid w:val="001404E0"/>
    <w:rsid w:val="00154AE5"/>
    <w:rsid w:val="00155B1C"/>
    <w:rsid w:val="0016365B"/>
    <w:rsid w:val="00164AE6"/>
    <w:rsid w:val="00170C2D"/>
    <w:rsid w:val="00171B37"/>
    <w:rsid w:val="00176032"/>
    <w:rsid w:val="001773D8"/>
    <w:rsid w:val="001807BA"/>
    <w:rsid w:val="001A11B8"/>
    <w:rsid w:val="001B037E"/>
    <w:rsid w:val="001B0FB6"/>
    <w:rsid w:val="001B25E8"/>
    <w:rsid w:val="001B3FFB"/>
    <w:rsid w:val="001B72EE"/>
    <w:rsid w:val="001C170B"/>
    <w:rsid w:val="001E099F"/>
    <w:rsid w:val="001E265B"/>
    <w:rsid w:val="001E76D7"/>
    <w:rsid w:val="002021F4"/>
    <w:rsid w:val="00204157"/>
    <w:rsid w:val="00211B61"/>
    <w:rsid w:val="00214610"/>
    <w:rsid w:val="00232306"/>
    <w:rsid w:val="00234917"/>
    <w:rsid w:val="0024238C"/>
    <w:rsid w:val="00242E4E"/>
    <w:rsid w:val="00247173"/>
    <w:rsid w:val="002568BC"/>
    <w:rsid w:val="00263EBC"/>
    <w:rsid w:val="002700BA"/>
    <w:rsid w:val="002764D6"/>
    <w:rsid w:val="002800EF"/>
    <w:rsid w:val="00290DC4"/>
    <w:rsid w:val="00291F53"/>
    <w:rsid w:val="00297FD9"/>
    <w:rsid w:val="002A4BBA"/>
    <w:rsid w:val="002B36A5"/>
    <w:rsid w:val="002B58C3"/>
    <w:rsid w:val="002D1F9E"/>
    <w:rsid w:val="002E6F5E"/>
    <w:rsid w:val="002F2CF1"/>
    <w:rsid w:val="00301D05"/>
    <w:rsid w:val="00302900"/>
    <w:rsid w:val="003215E6"/>
    <w:rsid w:val="0034040A"/>
    <w:rsid w:val="00341286"/>
    <w:rsid w:val="003418C5"/>
    <w:rsid w:val="00350346"/>
    <w:rsid w:val="00367C47"/>
    <w:rsid w:val="00370F3B"/>
    <w:rsid w:val="003725D1"/>
    <w:rsid w:val="00375CB1"/>
    <w:rsid w:val="00376D6B"/>
    <w:rsid w:val="00387A31"/>
    <w:rsid w:val="00393CEC"/>
    <w:rsid w:val="003971C9"/>
    <w:rsid w:val="003A1134"/>
    <w:rsid w:val="003A78BB"/>
    <w:rsid w:val="003B3039"/>
    <w:rsid w:val="003B460E"/>
    <w:rsid w:val="003D497E"/>
    <w:rsid w:val="003D6BA9"/>
    <w:rsid w:val="003D6CFF"/>
    <w:rsid w:val="003E5736"/>
    <w:rsid w:val="003F6C63"/>
    <w:rsid w:val="00400D34"/>
    <w:rsid w:val="0040613F"/>
    <w:rsid w:val="00406FE0"/>
    <w:rsid w:val="00413BE8"/>
    <w:rsid w:val="00414918"/>
    <w:rsid w:val="00421477"/>
    <w:rsid w:val="0042558A"/>
    <w:rsid w:val="00426378"/>
    <w:rsid w:val="00436C84"/>
    <w:rsid w:val="00457537"/>
    <w:rsid w:val="004738B2"/>
    <w:rsid w:val="00473B54"/>
    <w:rsid w:val="00473D92"/>
    <w:rsid w:val="00474390"/>
    <w:rsid w:val="0047495A"/>
    <w:rsid w:val="00482761"/>
    <w:rsid w:val="004864CA"/>
    <w:rsid w:val="004A0AE5"/>
    <w:rsid w:val="004A1248"/>
    <w:rsid w:val="004A2EC8"/>
    <w:rsid w:val="004A3E7A"/>
    <w:rsid w:val="004B4EB9"/>
    <w:rsid w:val="004C1C7B"/>
    <w:rsid w:val="004C1E02"/>
    <w:rsid w:val="004C3AA4"/>
    <w:rsid w:val="004C56CB"/>
    <w:rsid w:val="004D7DFD"/>
    <w:rsid w:val="004E40EE"/>
    <w:rsid w:val="005054D2"/>
    <w:rsid w:val="00505DFD"/>
    <w:rsid w:val="005074FD"/>
    <w:rsid w:val="00512E4F"/>
    <w:rsid w:val="00517C8D"/>
    <w:rsid w:val="00527182"/>
    <w:rsid w:val="00531FF5"/>
    <w:rsid w:val="00533259"/>
    <w:rsid w:val="00542D76"/>
    <w:rsid w:val="005465BD"/>
    <w:rsid w:val="00550490"/>
    <w:rsid w:val="00563B5A"/>
    <w:rsid w:val="0057200A"/>
    <w:rsid w:val="005735EB"/>
    <w:rsid w:val="005749E1"/>
    <w:rsid w:val="00577629"/>
    <w:rsid w:val="00584506"/>
    <w:rsid w:val="00592D9A"/>
    <w:rsid w:val="0059566E"/>
    <w:rsid w:val="005B6167"/>
    <w:rsid w:val="005C1228"/>
    <w:rsid w:val="005C1931"/>
    <w:rsid w:val="005D0FE1"/>
    <w:rsid w:val="005D28FA"/>
    <w:rsid w:val="005D2BF3"/>
    <w:rsid w:val="005D74D5"/>
    <w:rsid w:val="005E4D46"/>
    <w:rsid w:val="005E5B77"/>
    <w:rsid w:val="005E7B50"/>
    <w:rsid w:val="005F0D21"/>
    <w:rsid w:val="00617A6A"/>
    <w:rsid w:val="00625479"/>
    <w:rsid w:val="006306E5"/>
    <w:rsid w:val="0063225B"/>
    <w:rsid w:val="00635693"/>
    <w:rsid w:val="00637688"/>
    <w:rsid w:val="006813DD"/>
    <w:rsid w:val="006A0112"/>
    <w:rsid w:val="006A71FF"/>
    <w:rsid w:val="006C3154"/>
    <w:rsid w:val="006C52D2"/>
    <w:rsid w:val="006D0E4C"/>
    <w:rsid w:val="006D57EF"/>
    <w:rsid w:val="006D70FC"/>
    <w:rsid w:val="006E74A6"/>
    <w:rsid w:val="00700DAB"/>
    <w:rsid w:val="00706791"/>
    <w:rsid w:val="007142AE"/>
    <w:rsid w:val="007205EB"/>
    <w:rsid w:val="00726263"/>
    <w:rsid w:val="007327ED"/>
    <w:rsid w:val="0073399B"/>
    <w:rsid w:val="00733AE6"/>
    <w:rsid w:val="00742FF9"/>
    <w:rsid w:val="0074452F"/>
    <w:rsid w:val="00745635"/>
    <w:rsid w:val="00752C22"/>
    <w:rsid w:val="00755BDB"/>
    <w:rsid w:val="00756494"/>
    <w:rsid w:val="00761398"/>
    <w:rsid w:val="00765B3F"/>
    <w:rsid w:val="00766650"/>
    <w:rsid w:val="007667E0"/>
    <w:rsid w:val="00790FC8"/>
    <w:rsid w:val="007A5090"/>
    <w:rsid w:val="007A71D6"/>
    <w:rsid w:val="007B7532"/>
    <w:rsid w:val="007B7698"/>
    <w:rsid w:val="007C6FA5"/>
    <w:rsid w:val="007D3EEC"/>
    <w:rsid w:val="007D6E17"/>
    <w:rsid w:val="007E3235"/>
    <w:rsid w:val="007E5612"/>
    <w:rsid w:val="007F1483"/>
    <w:rsid w:val="007F63CB"/>
    <w:rsid w:val="007F6AD7"/>
    <w:rsid w:val="0080700E"/>
    <w:rsid w:val="00817E92"/>
    <w:rsid w:val="008203A8"/>
    <w:rsid w:val="00822128"/>
    <w:rsid w:val="00832223"/>
    <w:rsid w:val="00833002"/>
    <w:rsid w:val="0083307B"/>
    <w:rsid w:val="008334DD"/>
    <w:rsid w:val="0084186B"/>
    <w:rsid w:val="008479CD"/>
    <w:rsid w:val="0085087C"/>
    <w:rsid w:val="00865253"/>
    <w:rsid w:val="00867A47"/>
    <w:rsid w:val="008702B4"/>
    <w:rsid w:val="008736FD"/>
    <w:rsid w:val="00884D61"/>
    <w:rsid w:val="00885975"/>
    <w:rsid w:val="008877C4"/>
    <w:rsid w:val="00891CF4"/>
    <w:rsid w:val="008972A4"/>
    <w:rsid w:val="008A0EF8"/>
    <w:rsid w:val="008A6CD7"/>
    <w:rsid w:val="008B145A"/>
    <w:rsid w:val="008B7A84"/>
    <w:rsid w:val="008B7FF6"/>
    <w:rsid w:val="008C2965"/>
    <w:rsid w:val="008C3F42"/>
    <w:rsid w:val="008C60D2"/>
    <w:rsid w:val="008D0D7B"/>
    <w:rsid w:val="008E1514"/>
    <w:rsid w:val="008E1DA8"/>
    <w:rsid w:val="008F17B9"/>
    <w:rsid w:val="008F379B"/>
    <w:rsid w:val="008F4B38"/>
    <w:rsid w:val="009032AA"/>
    <w:rsid w:val="00913D09"/>
    <w:rsid w:val="009264BC"/>
    <w:rsid w:val="009376C0"/>
    <w:rsid w:val="009406A3"/>
    <w:rsid w:val="00940ECB"/>
    <w:rsid w:val="009452C5"/>
    <w:rsid w:val="0094701B"/>
    <w:rsid w:val="009505DA"/>
    <w:rsid w:val="009567C2"/>
    <w:rsid w:val="00970FB8"/>
    <w:rsid w:val="00974B81"/>
    <w:rsid w:val="00987324"/>
    <w:rsid w:val="009878ED"/>
    <w:rsid w:val="009905BB"/>
    <w:rsid w:val="00991758"/>
    <w:rsid w:val="00991EE3"/>
    <w:rsid w:val="0099653C"/>
    <w:rsid w:val="009A6917"/>
    <w:rsid w:val="009A6C1C"/>
    <w:rsid w:val="009AB7FE"/>
    <w:rsid w:val="009B36B8"/>
    <w:rsid w:val="009B6F51"/>
    <w:rsid w:val="009D6C1E"/>
    <w:rsid w:val="009EA95E"/>
    <w:rsid w:val="009F03B9"/>
    <w:rsid w:val="009F2A01"/>
    <w:rsid w:val="009F41AD"/>
    <w:rsid w:val="009F7719"/>
    <w:rsid w:val="009F7D9C"/>
    <w:rsid w:val="00A07A30"/>
    <w:rsid w:val="00A20FB2"/>
    <w:rsid w:val="00A24682"/>
    <w:rsid w:val="00A26F18"/>
    <w:rsid w:val="00A30D68"/>
    <w:rsid w:val="00A32136"/>
    <w:rsid w:val="00A41842"/>
    <w:rsid w:val="00A472F2"/>
    <w:rsid w:val="00A50318"/>
    <w:rsid w:val="00A549FF"/>
    <w:rsid w:val="00A71247"/>
    <w:rsid w:val="00A72543"/>
    <w:rsid w:val="00A82CAB"/>
    <w:rsid w:val="00A85BEA"/>
    <w:rsid w:val="00A915AF"/>
    <w:rsid w:val="00A97645"/>
    <w:rsid w:val="00AB229D"/>
    <w:rsid w:val="00AB4BF5"/>
    <w:rsid w:val="00AC5A0F"/>
    <w:rsid w:val="00AD222A"/>
    <w:rsid w:val="00AD375F"/>
    <w:rsid w:val="00AE393D"/>
    <w:rsid w:val="00AE78CC"/>
    <w:rsid w:val="00AF7F27"/>
    <w:rsid w:val="00B06B32"/>
    <w:rsid w:val="00B13A82"/>
    <w:rsid w:val="00B320B9"/>
    <w:rsid w:val="00B375FB"/>
    <w:rsid w:val="00B40B24"/>
    <w:rsid w:val="00B43F04"/>
    <w:rsid w:val="00B6691C"/>
    <w:rsid w:val="00B71DBD"/>
    <w:rsid w:val="00B747C0"/>
    <w:rsid w:val="00B8105A"/>
    <w:rsid w:val="00B812DA"/>
    <w:rsid w:val="00B81909"/>
    <w:rsid w:val="00B8518E"/>
    <w:rsid w:val="00B90ACB"/>
    <w:rsid w:val="00B91264"/>
    <w:rsid w:val="00B91555"/>
    <w:rsid w:val="00B94894"/>
    <w:rsid w:val="00BA5F6D"/>
    <w:rsid w:val="00BB355D"/>
    <w:rsid w:val="00BB3E85"/>
    <w:rsid w:val="00BC3C80"/>
    <w:rsid w:val="00BC5F83"/>
    <w:rsid w:val="00BE0469"/>
    <w:rsid w:val="00BE0FC6"/>
    <w:rsid w:val="00BE2CE7"/>
    <w:rsid w:val="00BE630F"/>
    <w:rsid w:val="00BE6967"/>
    <w:rsid w:val="00BE76E6"/>
    <w:rsid w:val="00BF10D8"/>
    <w:rsid w:val="00BF1F10"/>
    <w:rsid w:val="00BF77A4"/>
    <w:rsid w:val="00BF7D9D"/>
    <w:rsid w:val="00C10DCE"/>
    <w:rsid w:val="00C12627"/>
    <w:rsid w:val="00C14A03"/>
    <w:rsid w:val="00C152A8"/>
    <w:rsid w:val="00C15AA3"/>
    <w:rsid w:val="00C32885"/>
    <w:rsid w:val="00C32BFC"/>
    <w:rsid w:val="00C34739"/>
    <w:rsid w:val="00C5690B"/>
    <w:rsid w:val="00C7520A"/>
    <w:rsid w:val="00C84E4E"/>
    <w:rsid w:val="00C93F51"/>
    <w:rsid w:val="00CA14DF"/>
    <w:rsid w:val="00CB2241"/>
    <w:rsid w:val="00CD2965"/>
    <w:rsid w:val="00CD580E"/>
    <w:rsid w:val="00CD7DB4"/>
    <w:rsid w:val="00CE3A98"/>
    <w:rsid w:val="00CF0AEC"/>
    <w:rsid w:val="00D1550A"/>
    <w:rsid w:val="00D167C6"/>
    <w:rsid w:val="00D2257E"/>
    <w:rsid w:val="00D2332A"/>
    <w:rsid w:val="00D23950"/>
    <w:rsid w:val="00D25418"/>
    <w:rsid w:val="00D31BE1"/>
    <w:rsid w:val="00D51D1E"/>
    <w:rsid w:val="00D569F7"/>
    <w:rsid w:val="00D61918"/>
    <w:rsid w:val="00D63314"/>
    <w:rsid w:val="00D66178"/>
    <w:rsid w:val="00D66225"/>
    <w:rsid w:val="00D72D50"/>
    <w:rsid w:val="00D8384F"/>
    <w:rsid w:val="00D8692A"/>
    <w:rsid w:val="00D90810"/>
    <w:rsid w:val="00D93376"/>
    <w:rsid w:val="00D93E96"/>
    <w:rsid w:val="00DA435B"/>
    <w:rsid w:val="00DA7381"/>
    <w:rsid w:val="00DB7F23"/>
    <w:rsid w:val="00DC05C3"/>
    <w:rsid w:val="00DD2682"/>
    <w:rsid w:val="00DD3B13"/>
    <w:rsid w:val="00DD4890"/>
    <w:rsid w:val="00DE19DB"/>
    <w:rsid w:val="00DE2D13"/>
    <w:rsid w:val="00DE56F3"/>
    <w:rsid w:val="00DE7A21"/>
    <w:rsid w:val="00DF2638"/>
    <w:rsid w:val="00E104DB"/>
    <w:rsid w:val="00E342E4"/>
    <w:rsid w:val="00E45A94"/>
    <w:rsid w:val="00E519E8"/>
    <w:rsid w:val="00E74E95"/>
    <w:rsid w:val="00E8290F"/>
    <w:rsid w:val="00E83997"/>
    <w:rsid w:val="00E84F03"/>
    <w:rsid w:val="00E93574"/>
    <w:rsid w:val="00E94D56"/>
    <w:rsid w:val="00EA1770"/>
    <w:rsid w:val="00EA411D"/>
    <w:rsid w:val="00EB0DE4"/>
    <w:rsid w:val="00EB62AB"/>
    <w:rsid w:val="00ED71F7"/>
    <w:rsid w:val="00EE100F"/>
    <w:rsid w:val="00EE186F"/>
    <w:rsid w:val="00EE30CE"/>
    <w:rsid w:val="00EE35F3"/>
    <w:rsid w:val="00EF1059"/>
    <w:rsid w:val="00F117CA"/>
    <w:rsid w:val="00F24565"/>
    <w:rsid w:val="00F2A6CF"/>
    <w:rsid w:val="00F301C3"/>
    <w:rsid w:val="00F3130F"/>
    <w:rsid w:val="00F33A63"/>
    <w:rsid w:val="00F353D0"/>
    <w:rsid w:val="00F400CB"/>
    <w:rsid w:val="00F42AFE"/>
    <w:rsid w:val="00F42BAF"/>
    <w:rsid w:val="00F42BB1"/>
    <w:rsid w:val="00F44D37"/>
    <w:rsid w:val="00F51224"/>
    <w:rsid w:val="00F5177C"/>
    <w:rsid w:val="00F57D02"/>
    <w:rsid w:val="00F665EB"/>
    <w:rsid w:val="00F7009F"/>
    <w:rsid w:val="00F7130A"/>
    <w:rsid w:val="00F740DB"/>
    <w:rsid w:val="00F84C06"/>
    <w:rsid w:val="00FA170D"/>
    <w:rsid w:val="00FA6A9C"/>
    <w:rsid w:val="00FB0492"/>
    <w:rsid w:val="00FB5A79"/>
    <w:rsid w:val="00FD0D89"/>
    <w:rsid w:val="00FD319D"/>
    <w:rsid w:val="00FD5B02"/>
    <w:rsid w:val="00FD68B0"/>
    <w:rsid w:val="00FE1E5E"/>
    <w:rsid w:val="00FE32CB"/>
    <w:rsid w:val="00FF0125"/>
    <w:rsid w:val="00FF68EC"/>
    <w:rsid w:val="013D55F1"/>
    <w:rsid w:val="0159C5A9"/>
    <w:rsid w:val="01DB2F42"/>
    <w:rsid w:val="027CEA97"/>
    <w:rsid w:val="02D16B1E"/>
    <w:rsid w:val="02DCBB72"/>
    <w:rsid w:val="02F105D1"/>
    <w:rsid w:val="032EE82E"/>
    <w:rsid w:val="0382578B"/>
    <w:rsid w:val="03E03A75"/>
    <w:rsid w:val="03F11C93"/>
    <w:rsid w:val="03F37F91"/>
    <w:rsid w:val="04044FFF"/>
    <w:rsid w:val="0504AD63"/>
    <w:rsid w:val="05E12F0C"/>
    <w:rsid w:val="05F5664A"/>
    <w:rsid w:val="0606A872"/>
    <w:rsid w:val="06164B90"/>
    <w:rsid w:val="061C5DAC"/>
    <w:rsid w:val="06271472"/>
    <w:rsid w:val="065525F5"/>
    <w:rsid w:val="067A7BDB"/>
    <w:rsid w:val="0736059D"/>
    <w:rsid w:val="0792812F"/>
    <w:rsid w:val="07F03D06"/>
    <w:rsid w:val="08437AFE"/>
    <w:rsid w:val="0848E955"/>
    <w:rsid w:val="089D5148"/>
    <w:rsid w:val="08C5160B"/>
    <w:rsid w:val="08D77D6B"/>
    <w:rsid w:val="09810D89"/>
    <w:rsid w:val="098CA940"/>
    <w:rsid w:val="09AFA8F0"/>
    <w:rsid w:val="09C53DF7"/>
    <w:rsid w:val="09CBD70F"/>
    <w:rsid w:val="09F70F87"/>
    <w:rsid w:val="09FF52B3"/>
    <w:rsid w:val="0A08B55F"/>
    <w:rsid w:val="0A402E0D"/>
    <w:rsid w:val="0A69FF60"/>
    <w:rsid w:val="0A9C4C7F"/>
    <w:rsid w:val="0B28BAE5"/>
    <w:rsid w:val="0B4E7616"/>
    <w:rsid w:val="0B8BF624"/>
    <w:rsid w:val="0B8E2009"/>
    <w:rsid w:val="0B9A1E15"/>
    <w:rsid w:val="0D2CF825"/>
    <w:rsid w:val="0D38C8F5"/>
    <w:rsid w:val="0DB6A28D"/>
    <w:rsid w:val="0ED90B14"/>
    <w:rsid w:val="0F4662D5"/>
    <w:rsid w:val="0FBDA586"/>
    <w:rsid w:val="0FD0DA9D"/>
    <w:rsid w:val="104462F7"/>
    <w:rsid w:val="107E2E38"/>
    <w:rsid w:val="10AF7014"/>
    <w:rsid w:val="10C55256"/>
    <w:rsid w:val="10CF0E07"/>
    <w:rsid w:val="10E523E8"/>
    <w:rsid w:val="11049D4F"/>
    <w:rsid w:val="112049C6"/>
    <w:rsid w:val="115813BA"/>
    <w:rsid w:val="116FD3FE"/>
    <w:rsid w:val="119808FC"/>
    <w:rsid w:val="119A748A"/>
    <w:rsid w:val="11B85387"/>
    <w:rsid w:val="11E2940B"/>
    <w:rsid w:val="127AC648"/>
    <w:rsid w:val="1280CA5B"/>
    <w:rsid w:val="128CE028"/>
    <w:rsid w:val="12E21991"/>
    <w:rsid w:val="13298A58"/>
    <w:rsid w:val="134385BC"/>
    <w:rsid w:val="1396E082"/>
    <w:rsid w:val="13BDA12B"/>
    <w:rsid w:val="1405DDAC"/>
    <w:rsid w:val="147D208E"/>
    <w:rsid w:val="1482AA29"/>
    <w:rsid w:val="14B846CC"/>
    <w:rsid w:val="14CF404A"/>
    <w:rsid w:val="15121025"/>
    <w:rsid w:val="151A1D75"/>
    <w:rsid w:val="15B34A20"/>
    <w:rsid w:val="15CEDFCC"/>
    <w:rsid w:val="1624CCC4"/>
    <w:rsid w:val="1630C733"/>
    <w:rsid w:val="1643BCF5"/>
    <w:rsid w:val="16C64A14"/>
    <w:rsid w:val="16E75DE2"/>
    <w:rsid w:val="17026F03"/>
    <w:rsid w:val="1711F388"/>
    <w:rsid w:val="171E7A45"/>
    <w:rsid w:val="1738686C"/>
    <w:rsid w:val="17613071"/>
    <w:rsid w:val="17852EA6"/>
    <w:rsid w:val="179147F3"/>
    <w:rsid w:val="17C2E07D"/>
    <w:rsid w:val="18404F1C"/>
    <w:rsid w:val="18433440"/>
    <w:rsid w:val="1849BCAE"/>
    <w:rsid w:val="18D878F8"/>
    <w:rsid w:val="190DFF40"/>
    <w:rsid w:val="191424D8"/>
    <w:rsid w:val="193A2FCA"/>
    <w:rsid w:val="19906C53"/>
    <w:rsid w:val="19BC63E9"/>
    <w:rsid w:val="1AB03D58"/>
    <w:rsid w:val="1B4829BF"/>
    <w:rsid w:val="1BDFBB58"/>
    <w:rsid w:val="1BF1B1D8"/>
    <w:rsid w:val="1BFDC398"/>
    <w:rsid w:val="1C749850"/>
    <w:rsid w:val="1CA3540D"/>
    <w:rsid w:val="1CBDCF92"/>
    <w:rsid w:val="1CDB8048"/>
    <w:rsid w:val="1D23637D"/>
    <w:rsid w:val="1D42AAB6"/>
    <w:rsid w:val="1D60454F"/>
    <w:rsid w:val="1D8B6C7E"/>
    <w:rsid w:val="1DFFB508"/>
    <w:rsid w:val="1E21C2D8"/>
    <w:rsid w:val="1E3A9466"/>
    <w:rsid w:val="1E94E657"/>
    <w:rsid w:val="1EB03D1F"/>
    <w:rsid w:val="1EBB27CA"/>
    <w:rsid w:val="1EDEE2D4"/>
    <w:rsid w:val="1EFABD16"/>
    <w:rsid w:val="1EFE0E00"/>
    <w:rsid w:val="1F3ED75A"/>
    <w:rsid w:val="1F422F97"/>
    <w:rsid w:val="1F50D6DA"/>
    <w:rsid w:val="1F8E728A"/>
    <w:rsid w:val="1FB1FB54"/>
    <w:rsid w:val="1FCFC7E2"/>
    <w:rsid w:val="1FE09CF8"/>
    <w:rsid w:val="20660BE1"/>
    <w:rsid w:val="20B6AB78"/>
    <w:rsid w:val="216E393F"/>
    <w:rsid w:val="2175B7B2"/>
    <w:rsid w:val="21AE6BAC"/>
    <w:rsid w:val="2210E285"/>
    <w:rsid w:val="2284B3B2"/>
    <w:rsid w:val="2304ED14"/>
    <w:rsid w:val="236F39A2"/>
    <w:rsid w:val="237909D3"/>
    <w:rsid w:val="23FBDE3D"/>
    <w:rsid w:val="24141F37"/>
    <w:rsid w:val="2417B6F4"/>
    <w:rsid w:val="24207EA3"/>
    <w:rsid w:val="2426691B"/>
    <w:rsid w:val="245A8D8A"/>
    <w:rsid w:val="24612F40"/>
    <w:rsid w:val="24FD99C9"/>
    <w:rsid w:val="25490CAB"/>
    <w:rsid w:val="257CABE8"/>
    <w:rsid w:val="25C64FAA"/>
    <w:rsid w:val="26147311"/>
    <w:rsid w:val="2635289D"/>
    <w:rsid w:val="26F809AF"/>
    <w:rsid w:val="27321601"/>
    <w:rsid w:val="27F792F6"/>
    <w:rsid w:val="2820A613"/>
    <w:rsid w:val="28275CD9"/>
    <w:rsid w:val="284B299D"/>
    <w:rsid w:val="2878DB92"/>
    <w:rsid w:val="28C15B15"/>
    <w:rsid w:val="293E86CF"/>
    <w:rsid w:val="29809C2B"/>
    <w:rsid w:val="299433B9"/>
    <w:rsid w:val="29AAAD9E"/>
    <w:rsid w:val="2A06C164"/>
    <w:rsid w:val="2A264944"/>
    <w:rsid w:val="2A274CB5"/>
    <w:rsid w:val="2A6F34F5"/>
    <w:rsid w:val="2A8B109F"/>
    <w:rsid w:val="2AD2914D"/>
    <w:rsid w:val="2AEAAA48"/>
    <w:rsid w:val="2AECCD36"/>
    <w:rsid w:val="2B1DBD64"/>
    <w:rsid w:val="2B341E0E"/>
    <w:rsid w:val="2B34C199"/>
    <w:rsid w:val="2B7E5A77"/>
    <w:rsid w:val="2B81E1A5"/>
    <w:rsid w:val="2BAAF41A"/>
    <w:rsid w:val="2C384F40"/>
    <w:rsid w:val="2C916524"/>
    <w:rsid w:val="2C9A7AB2"/>
    <w:rsid w:val="2CA12730"/>
    <w:rsid w:val="2CAD9DD6"/>
    <w:rsid w:val="2D114757"/>
    <w:rsid w:val="2D257452"/>
    <w:rsid w:val="2D9B6E0C"/>
    <w:rsid w:val="2DBEA6D0"/>
    <w:rsid w:val="2DD63C34"/>
    <w:rsid w:val="2E4FAB62"/>
    <w:rsid w:val="2ED49417"/>
    <w:rsid w:val="2EDB0EFD"/>
    <w:rsid w:val="2F07DB7E"/>
    <w:rsid w:val="2F1466CE"/>
    <w:rsid w:val="2F454CCB"/>
    <w:rsid w:val="2F6F1408"/>
    <w:rsid w:val="2F70161A"/>
    <w:rsid w:val="2FB7E937"/>
    <w:rsid w:val="305108B4"/>
    <w:rsid w:val="30801196"/>
    <w:rsid w:val="30D977AC"/>
    <w:rsid w:val="30F84970"/>
    <w:rsid w:val="311689BE"/>
    <w:rsid w:val="3145A0E5"/>
    <w:rsid w:val="314E794C"/>
    <w:rsid w:val="31691D5B"/>
    <w:rsid w:val="316B0B90"/>
    <w:rsid w:val="31DC1E84"/>
    <w:rsid w:val="31EDA773"/>
    <w:rsid w:val="31F2C4A1"/>
    <w:rsid w:val="322A8874"/>
    <w:rsid w:val="322FF2E3"/>
    <w:rsid w:val="32BEE91D"/>
    <w:rsid w:val="32DE7A4D"/>
    <w:rsid w:val="32F86B27"/>
    <w:rsid w:val="331845EB"/>
    <w:rsid w:val="33F00C0C"/>
    <w:rsid w:val="33F0B38A"/>
    <w:rsid w:val="3419F265"/>
    <w:rsid w:val="3485A945"/>
    <w:rsid w:val="349183C9"/>
    <w:rsid w:val="34A87295"/>
    <w:rsid w:val="34D07CEE"/>
    <w:rsid w:val="34F36393"/>
    <w:rsid w:val="34FE4432"/>
    <w:rsid w:val="3516F6A6"/>
    <w:rsid w:val="3536B89C"/>
    <w:rsid w:val="356E103D"/>
    <w:rsid w:val="35A6352B"/>
    <w:rsid w:val="35AFCB06"/>
    <w:rsid w:val="36C3F9BE"/>
    <w:rsid w:val="36CC5D96"/>
    <w:rsid w:val="3710F8FC"/>
    <w:rsid w:val="37299339"/>
    <w:rsid w:val="37645600"/>
    <w:rsid w:val="37679D3E"/>
    <w:rsid w:val="3779FBB4"/>
    <w:rsid w:val="377FEB44"/>
    <w:rsid w:val="37C622BC"/>
    <w:rsid w:val="37F7737B"/>
    <w:rsid w:val="3829E738"/>
    <w:rsid w:val="383E837A"/>
    <w:rsid w:val="38579693"/>
    <w:rsid w:val="38894653"/>
    <w:rsid w:val="38D1753E"/>
    <w:rsid w:val="397A60F5"/>
    <w:rsid w:val="39A0B060"/>
    <w:rsid w:val="39AC8BD6"/>
    <w:rsid w:val="39B7C43F"/>
    <w:rsid w:val="39BC9081"/>
    <w:rsid w:val="3A1C919E"/>
    <w:rsid w:val="3AC7DBDE"/>
    <w:rsid w:val="3B0AB3B7"/>
    <w:rsid w:val="3B19C94A"/>
    <w:rsid w:val="3B47D218"/>
    <w:rsid w:val="3B5B3D34"/>
    <w:rsid w:val="3B912217"/>
    <w:rsid w:val="3BCB808D"/>
    <w:rsid w:val="3C46ACCD"/>
    <w:rsid w:val="3CE25248"/>
    <w:rsid w:val="3D974F1E"/>
    <w:rsid w:val="3E247D75"/>
    <w:rsid w:val="3E2E98CA"/>
    <w:rsid w:val="3E49EBD0"/>
    <w:rsid w:val="3E66BEBC"/>
    <w:rsid w:val="3E865E62"/>
    <w:rsid w:val="3ED6E2C5"/>
    <w:rsid w:val="3EE5EB19"/>
    <w:rsid w:val="3EFDC92D"/>
    <w:rsid w:val="3F10C29E"/>
    <w:rsid w:val="3F477A38"/>
    <w:rsid w:val="3F63823F"/>
    <w:rsid w:val="3F6FA245"/>
    <w:rsid w:val="3F71AD73"/>
    <w:rsid w:val="3F8DF544"/>
    <w:rsid w:val="40831B4C"/>
    <w:rsid w:val="416A7C7E"/>
    <w:rsid w:val="422B61E6"/>
    <w:rsid w:val="4242CAC5"/>
    <w:rsid w:val="4250E33A"/>
    <w:rsid w:val="425DDC46"/>
    <w:rsid w:val="429B0418"/>
    <w:rsid w:val="42C4C753"/>
    <w:rsid w:val="434EFA53"/>
    <w:rsid w:val="43877DB6"/>
    <w:rsid w:val="43E7B828"/>
    <w:rsid w:val="44198E17"/>
    <w:rsid w:val="449CBB86"/>
    <w:rsid w:val="44FB01B6"/>
    <w:rsid w:val="456521A6"/>
    <w:rsid w:val="459EFDD7"/>
    <w:rsid w:val="45C4EE07"/>
    <w:rsid w:val="45E47605"/>
    <w:rsid w:val="45EA5B66"/>
    <w:rsid w:val="45F62F2E"/>
    <w:rsid w:val="46140268"/>
    <w:rsid w:val="461B0AFD"/>
    <w:rsid w:val="47523253"/>
    <w:rsid w:val="47DA08BB"/>
    <w:rsid w:val="4854B014"/>
    <w:rsid w:val="4870892D"/>
    <w:rsid w:val="489E70B8"/>
    <w:rsid w:val="48E782DF"/>
    <w:rsid w:val="48EBA999"/>
    <w:rsid w:val="48EFACC2"/>
    <w:rsid w:val="48F1A85E"/>
    <w:rsid w:val="490B6777"/>
    <w:rsid w:val="494C4B5C"/>
    <w:rsid w:val="49C1746F"/>
    <w:rsid w:val="49D92C8B"/>
    <w:rsid w:val="4A23C213"/>
    <w:rsid w:val="4B8880AA"/>
    <w:rsid w:val="4BBA3272"/>
    <w:rsid w:val="4BDC4EBC"/>
    <w:rsid w:val="4BE45FBA"/>
    <w:rsid w:val="4C36D011"/>
    <w:rsid w:val="4D884753"/>
    <w:rsid w:val="4DA355D5"/>
    <w:rsid w:val="4E1BF4DC"/>
    <w:rsid w:val="4E7DA169"/>
    <w:rsid w:val="4E97C8FC"/>
    <w:rsid w:val="4F244335"/>
    <w:rsid w:val="4F4CABF0"/>
    <w:rsid w:val="4FEC4548"/>
    <w:rsid w:val="50195405"/>
    <w:rsid w:val="505ED6A2"/>
    <w:rsid w:val="5060DBF6"/>
    <w:rsid w:val="507CA62B"/>
    <w:rsid w:val="51166312"/>
    <w:rsid w:val="51633546"/>
    <w:rsid w:val="51823E5E"/>
    <w:rsid w:val="5199C518"/>
    <w:rsid w:val="51A4649B"/>
    <w:rsid w:val="51AF8ECC"/>
    <w:rsid w:val="51ED2010"/>
    <w:rsid w:val="5266C91F"/>
    <w:rsid w:val="52AC302D"/>
    <w:rsid w:val="52AD265F"/>
    <w:rsid w:val="5320206A"/>
    <w:rsid w:val="536489E7"/>
    <w:rsid w:val="536E72EA"/>
    <w:rsid w:val="537398D9"/>
    <w:rsid w:val="5375C3F0"/>
    <w:rsid w:val="538181E0"/>
    <w:rsid w:val="539F02A2"/>
    <w:rsid w:val="53F05856"/>
    <w:rsid w:val="54186DCF"/>
    <w:rsid w:val="54586F55"/>
    <w:rsid w:val="5464E2C4"/>
    <w:rsid w:val="54C4E46F"/>
    <w:rsid w:val="54CEFE82"/>
    <w:rsid w:val="54E364CB"/>
    <w:rsid w:val="54E6E55E"/>
    <w:rsid w:val="5514D82B"/>
    <w:rsid w:val="5552114D"/>
    <w:rsid w:val="55A79B12"/>
    <w:rsid w:val="55BD21DF"/>
    <w:rsid w:val="560FBFBD"/>
    <w:rsid w:val="56220663"/>
    <w:rsid w:val="565AE5D8"/>
    <w:rsid w:val="566F8B7F"/>
    <w:rsid w:val="567E992E"/>
    <w:rsid w:val="56806A9A"/>
    <w:rsid w:val="568C3CC7"/>
    <w:rsid w:val="56C7DEB3"/>
    <w:rsid w:val="570186E6"/>
    <w:rsid w:val="57294A77"/>
    <w:rsid w:val="5731D903"/>
    <w:rsid w:val="578AB358"/>
    <w:rsid w:val="579CA58F"/>
    <w:rsid w:val="5826DDC9"/>
    <w:rsid w:val="58909A59"/>
    <w:rsid w:val="58C4099B"/>
    <w:rsid w:val="596E9B0C"/>
    <w:rsid w:val="597CB041"/>
    <w:rsid w:val="599D2C76"/>
    <w:rsid w:val="59A0511B"/>
    <w:rsid w:val="59E10CEE"/>
    <w:rsid w:val="59E5E4B7"/>
    <w:rsid w:val="59E816B1"/>
    <w:rsid w:val="59F9C505"/>
    <w:rsid w:val="5A0FFCBD"/>
    <w:rsid w:val="5A126369"/>
    <w:rsid w:val="5A1CF657"/>
    <w:rsid w:val="5A2069BB"/>
    <w:rsid w:val="5A697E7C"/>
    <w:rsid w:val="5AD63369"/>
    <w:rsid w:val="5B1E2497"/>
    <w:rsid w:val="5B646A8D"/>
    <w:rsid w:val="5B7C6558"/>
    <w:rsid w:val="5BA7BEDA"/>
    <w:rsid w:val="5C01123D"/>
    <w:rsid w:val="5C0FA2FF"/>
    <w:rsid w:val="5C342F1A"/>
    <w:rsid w:val="5C97DE44"/>
    <w:rsid w:val="5C98E756"/>
    <w:rsid w:val="5D22A9AA"/>
    <w:rsid w:val="5D2E7242"/>
    <w:rsid w:val="5DCDDAD7"/>
    <w:rsid w:val="5DFA5B80"/>
    <w:rsid w:val="5EA8C51F"/>
    <w:rsid w:val="5F11A5C0"/>
    <w:rsid w:val="5F11DFA1"/>
    <w:rsid w:val="5F44AC62"/>
    <w:rsid w:val="5F710B1D"/>
    <w:rsid w:val="5F824589"/>
    <w:rsid w:val="5FB7FAC3"/>
    <w:rsid w:val="5FBC5122"/>
    <w:rsid w:val="5FC1D0F5"/>
    <w:rsid w:val="5FC7A461"/>
    <w:rsid w:val="60B01DE9"/>
    <w:rsid w:val="60B50F0C"/>
    <w:rsid w:val="60BFA9EB"/>
    <w:rsid w:val="60C2154D"/>
    <w:rsid w:val="60D1797E"/>
    <w:rsid w:val="60EF16FC"/>
    <w:rsid w:val="6100C008"/>
    <w:rsid w:val="610EB47A"/>
    <w:rsid w:val="6116D4B4"/>
    <w:rsid w:val="61294B36"/>
    <w:rsid w:val="618BA8D7"/>
    <w:rsid w:val="61E96E50"/>
    <w:rsid w:val="6206FB74"/>
    <w:rsid w:val="6214F550"/>
    <w:rsid w:val="622BAFD7"/>
    <w:rsid w:val="627016FC"/>
    <w:rsid w:val="6281D53D"/>
    <w:rsid w:val="62B08206"/>
    <w:rsid w:val="62E13E29"/>
    <w:rsid w:val="630B0A11"/>
    <w:rsid w:val="634FA5D4"/>
    <w:rsid w:val="63DBF08F"/>
    <w:rsid w:val="63EBA2E7"/>
    <w:rsid w:val="647AF889"/>
    <w:rsid w:val="656F4794"/>
    <w:rsid w:val="65E11948"/>
    <w:rsid w:val="674C9FD2"/>
    <w:rsid w:val="6779E57C"/>
    <w:rsid w:val="67E407B8"/>
    <w:rsid w:val="685FEA9A"/>
    <w:rsid w:val="691F7AC1"/>
    <w:rsid w:val="69274262"/>
    <w:rsid w:val="69968989"/>
    <w:rsid w:val="69E40506"/>
    <w:rsid w:val="6A26EBD8"/>
    <w:rsid w:val="6AB277F2"/>
    <w:rsid w:val="6B0E10F8"/>
    <w:rsid w:val="6B159D01"/>
    <w:rsid w:val="6B51B09F"/>
    <w:rsid w:val="6B6FE7A6"/>
    <w:rsid w:val="6B87519B"/>
    <w:rsid w:val="6BB6402E"/>
    <w:rsid w:val="6BCB296A"/>
    <w:rsid w:val="6BE50A93"/>
    <w:rsid w:val="6C0CC244"/>
    <w:rsid w:val="6C6A0870"/>
    <w:rsid w:val="6C704D88"/>
    <w:rsid w:val="6CE6A415"/>
    <w:rsid w:val="6D9468E5"/>
    <w:rsid w:val="6DE936D1"/>
    <w:rsid w:val="6DFF2324"/>
    <w:rsid w:val="6E907221"/>
    <w:rsid w:val="6EA18F27"/>
    <w:rsid w:val="6EDCF923"/>
    <w:rsid w:val="6FA8E385"/>
    <w:rsid w:val="6FADD37F"/>
    <w:rsid w:val="6FC47535"/>
    <w:rsid w:val="6FEDF58C"/>
    <w:rsid w:val="705282C5"/>
    <w:rsid w:val="705C8ED8"/>
    <w:rsid w:val="7076840B"/>
    <w:rsid w:val="70A54312"/>
    <w:rsid w:val="70AC9090"/>
    <w:rsid w:val="7161A9DD"/>
    <w:rsid w:val="717F5BF1"/>
    <w:rsid w:val="71863098"/>
    <w:rsid w:val="726750B2"/>
    <w:rsid w:val="72743741"/>
    <w:rsid w:val="72D4D38C"/>
    <w:rsid w:val="7376A8D9"/>
    <w:rsid w:val="73881F7C"/>
    <w:rsid w:val="73ACE9E6"/>
    <w:rsid w:val="73CF4A4F"/>
    <w:rsid w:val="742BCCFD"/>
    <w:rsid w:val="7448CEF3"/>
    <w:rsid w:val="74750287"/>
    <w:rsid w:val="74E15FE7"/>
    <w:rsid w:val="74E6FF94"/>
    <w:rsid w:val="74FD8C6D"/>
    <w:rsid w:val="75093E06"/>
    <w:rsid w:val="75318535"/>
    <w:rsid w:val="7537B87E"/>
    <w:rsid w:val="7568AB31"/>
    <w:rsid w:val="75861B28"/>
    <w:rsid w:val="75A517A5"/>
    <w:rsid w:val="75A5485E"/>
    <w:rsid w:val="764C31DB"/>
    <w:rsid w:val="7660F2B1"/>
    <w:rsid w:val="7676F7E5"/>
    <w:rsid w:val="7700063A"/>
    <w:rsid w:val="7708B8D4"/>
    <w:rsid w:val="77318D4D"/>
    <w:rsid w:val="777FA6E7"/>
    <w:rsid w:val="77A29BB0"/>
    <w:rsid w:val="77E25B36"/>
    <w:rsid w:val="78603B33"/>
    <w:rsid w:val="787F3419"/>
    <w:rsid w:val="7883EC26"/>
    <w:rsid w:val="78E065CA"/>
    <w:rsid w:val="7902F5E2"/>
    <w:rsid w:val="794F20A6"/>
    <w:rsid w:val="797A6359"/>
    <w:rsid w:val="79965EF9"/>
    <w:rsid w:val="79A6E03E"/>
    <w:rsid w:val="79E2FD7E"/>
    <w:rsid w:val="7A34D40C"/>
    <w:rsid w:val="7A5CC92B"/>
    <w:rsid w:val="7B80BC21"/>
    <w:rsid w:val="7BBC4F2D"/>
    <w:rsid w:val="7BCB37A0"/>
    <w:rsid w:val="7C3A406D"/>
    <w:rsid w:val="7C4494EF"/>
    <w:rsid w:val="7C519BA4"/>
    <w:rsid w:val="7C51B1AD"/>
    <w:rsid w:val="7C756864"/>
    <w:rsid w:val="7C7E2980"/>
    <w:rsid w:val="7C978572"/>
    <w:rsid w:val="7CCA0804"/>
    <w:rsid w:val="7CD38412"/>
    <w:rsid w:val="7CEA17AD"/>
    <w:rsid w:val="7D651E0C"/>
    <w:rsid w:val="7D9A2617"/>
    <w:rsid w:val="7DD120E0"/>
    <w:rsid w:val="7E3B0575"/>
    <w:rsid w:val="7EE4CF2C"/>
    <w:rsid w:val="7F06D4B2"/>
    <w:rsid w:val="7FD392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E6621"/>
  <w15:chartTrackingRefBased/>
  <w15:docId w15:val="{521F5508-4172-4A2C-9201-1738A447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20A"/>
    <w:pPr>
      <w:ind w:firstLine="397"/>
      <w:jc w:val="both"/>
      <w:pPrChange w:id="0" w:author="Alice TIERTANT" w:date="2026-07-16T16:29:00Z">
        <w:pPr>
          <w:spacing w:after="160" w:line="278" w:lineRule="auto"/>
        </w:pPr>
      </w:pPrChange>
    </w:pPr>
    <w:rPr>
      <w:rPrChange w:id="0" w:author="Alice TIERTANT" w:date="2026-07-16T16:29:00Z">
        <w:rPr>
          <w:rFonts w:asciiTheme="minorHAnsi" w:eastAsiaTheme="minorHAnsi" w:hAnsiTheme="minorHAnsi" w:cstheme="minorBidi"/>
          <w:kern w:val="2"/>
          <w:sz w:val="24"/>
          <w:szCs w:val="24"/>
          <w:lang w:val="fr-FR" w:eastAsia="en-US" w:bidi="ar-SA"/>
          <w14:ligatures w14:val="standardContextual"/>
        </w:rPr>
      </w:rPrChange>
    </w:rPr>
  </w:style>
  <w:style w:type="paragraph" w:styleId="Titre1">
    <w:name w:val="heading 1"/>
    <w:basedOn w:val="Normal"/>
    <w:next w:val="Normal"/>
    <w:link w:val="Titre1Car"/>
    <w:uiPriority w:val="9"/>
    <w:qFormat/>
    <w:rsid w:val="00755BDB"/>
    <w:pPr>
      <w:keepNext/>
      <w:keepLines/>
      <w:numPr>
        <w:numId w:val="38"/>
      </w:numPr>
      <w:spacing w:before="360" w:after="80"/>
      <w:outlineLvl w:val="0"/>
    </w:pPr>
    <w:rPr>
      <w:rFonts w:asciiTheme="majorHAnsi" w:eastAsiaTheme="majorEastAsia" w:hAnsiTheme="majorHAnsi" w:cstheme="majorBidi"/>
      <w:color w:val="214B1B" w:themeColor="accent1" w:themeShade="BF"/>
      <w:sz w:val="40"/>
      <w:szCs w:val="40"/>
    </w:rPr>
  </w:style>
  <w:style w:type="paragraph" w:styleId="Titre2">
    <w:name w:val="heading 2"/>
    <w:basedOn w:val="Normal"/>
    <w:next w:val="Normal"/>
    <w:link w:val="Titre2Car"/>
    <w:uiPriority w:val="9"/>
    <w:unhideWhenUsed/>
    <w:qFormat/>
    <w:rsid w:val="00155B1C"/>
    <w:pPr>
      <w:keepNext/>
      <w:keepLines/>
      <w:numPr>
        <w:numId w:val="51"/>
      </w:numPr>
      <w:spacing w:before="160" w:after="80"/>
      <w:outlineLvl w:val="1"/>
    </w:pPr>
    <w:rPr>
      <w:rFonts w:asciiTheme="majorHAnsi" w:eastAsiaTheme="majorEastAsia" w:hAnsiTheme="majorHAnsi" w:cstheme="majorBidi"/>
      <w:color w:val="214B1B" w:themeColor="accent1" w:themeShade="BF"/>
      <w:sz w:val="32"/>
      <w:szCs w:val="32"/>
    </w:rPr>
  </w:style>
  <w:style w:type="paragraph" w:styleId="Titre3">
    <w:name w:val="heading 3"/>
    <w:basedOn w:val="Normal"/>
    <w:next w:val="Normal"/>
    <w:link w:val="Titre3Car"/>
    <w:uiPriority w:val="9"/>
    <w:unhideWhenUsed/>
    <w:qFormat/>
    <w:rsid w:val="00155B1C"/>
    <w:pPr>
      <w:keepNext/>
      <w:keepLines/>
      <w:numPr>
        <w:numId w:val="29"/>
      </w:numPr>
      <w:spacing w:before="160" w:after="80"/>
      <w:ind w:left="1037" w:hanging="357"/>
      <w:outlineLvl w:val="2"/>
    </w:pPr>
    <w:rPr>
      <w:rFonts w:eastAsiaTheme="majorEastAsia" w:cstheme="majorBidi"/>
      <w:color w:val="214B1B" w:themeColor="accent1" w:themeShade="BF"/>
      <w:sz w:val="28"/>
      <w:szCs w:val="28"/>
    </w:rPr>
  </w:style>
  <w:style w:type="paragraph" w:styleId="Titre4">
    <w:name w:val="heading 4"/>
    <w:basedOn w:val="Normal"/>
    <w:next w:val="Normal"/>
    <w:link w:val="Titre4Car"/>
    <w:uiPriority w:val="9"/>
    <w:unhideWhenUsed/>
    <w:qFormat/>
    <w:rsid w:val="00755BDB"/>
    <w:pPr>
      <w:keepNext/>
      <w:keepLines/>
      <w:spacing w:before="80" w:after="40"/>
      <w:outlineLvl w:val="3"/>
    </w:pPr>
    <w:rPr>
      <w:rFonts w:eastAsiaTheme="majorEastAsia" w:cstheme="majorBidi"/>
      <w:i/>
      <w:iCs/>
      <w:color w:val="214B1B" w:themeColor="accent1" w:themeShade="BF"/>
    </w:rPr>
  </w:style>
  <w:style w:type="paragraph" w:styleId="Titre5">
    <w:name w:val="heading 5"/>
    <w:basedOn w:val="Normal"/>
    <w:next w:val="Normal"/>
    <w:link w:val="Titre5Car"/>
    <w:uiPriority w:val="9"/>
    <w:semiHidden/>
    <w:unhideWhenUsed/>
    <w:qFormat/>
    <w:rsid w:val="00755BDB"/>
    <w:pPr>
      <w:keepNext/>
      <w:keepLines/>
      <w:spacing w:before="80" w:after="40"/>
      <w:outlineLvl w:val="4"/>
    </w:pPr>
    <w:rPr>
      <w:rFonts w:eastAsiaTheme="majorEastAsia" w:cstheme="majorBidi"/>
      <w:color w:val="214B1B" w:themeColor="accent1" w:themeShade="BF"/>
    </w:rPr>
  </w:style>
  <w:style w:type="paragraph" w:styleId="Titre6">
    <w:name w:val="heading 6"/>
    <w:basedOn w:val="Normal"/>
    <w:next w:val="Normal"/>
    <w:link w:val="Titre6Car"/>
    <w:uiPriority w:val="9"/>
    <w:semiHidden/>
    <w:unhideWhenUsed/>
    <w:qFormat/>
    <w:rsid w:val="00755B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55B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55B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55B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5BDB"/>
    <w:rPr>
      <w:rFonts w:asciiTheme="majorHAnsi" w:eastAsiaTheme="majorEastAsia" w:hAnsiTheme="majorHAnsi" w:cstheme="majorBidi"/>
      <w:color w:val="214B1B" w:themeColor="accent1" w:themeShade="BF"/>
      <w:sz w:val="40"/>
      <w:szCs w:val="40"/>
    </w:rPr>
  </w:style>
  <w:style w:type="character" w:customStyle="1" w:styleId="Titre2Car">
    <w:name w:val="Titre 2 Car"/>
    <w:basedOn w:val="Policepardfaut"/>
    <w:link w:val="Titre2"/>
    <w:uiPriority w:val="9"/>
    <w:rsid w:val="00155B1C"/>
    <w:rPr>
      <w:rFonts w:asciiTheme="majorHAnsi" w:eastAsiaTheme="majorEastAsia" w:hAnsiTheme="majorHAnsi" w:cstheme="majorBidi"/>
      <w:color w:val="214B1B" w:themeColor="accent1" w:themeShade="BF"/>
      <w:sz w:val="32"/>
      <w:szCs w:val="32"/>
    </w:rPr>
  </w:style>
  <w:style w:type="character" w:customStyle="1" w:styleId="Titre3Car">
    <w:name w:val="Titre 3 Car"/>
    <w:basedOn w:val="Policepardfaut"/>
    <w:link w:val="Titre3"/>
    <w:uiPriority w:val="9"/>
    <w:rsid w:val="00155B1C"/>
    <w:rPr>
      <w:rFonts w:eastAsiaTheme="majorEastAsia" w:cstheme="majorBidi"/>
      <w:color w:val="214B1B" w:themeColor="accent1" w:themeShade="BF"/>
      <w:sz w:val="28"/>
      <w:szCs w:val="28"/>
    </w:rPr>
  </w:style>
  <w:style w:type="character" w:customStyle="1" w:styleId="Titre4Car">
    <w:name w:val="Titre 4 Car"/>
    <w:basedOn w:val="Policepardfaut"/>
    <w:link w:val="Titre4"/>
    <w:uiPriority w:val="9"/>
    <w:rsid w:val="00755BDB"/>
    <w:rPr>
      <w:rFonts w:eastAsiaTheme="majorEastAsia" w:cstheme="majorBidi"/>
      <w:i/>
      <w:iCs/>
      <w:color w:val="214B1B" w:themeColor="accent1" w:themeShade="BF"/>
    </w:rPr>
  </w:style>
  <w:style w:type="character" w:customStyle="1" w:styleId="Titre5Car">
    <w:name w:val="Titre 5 Car"/>
    <w:basedOn w:val="Policepardfaut"/>
    <w:link w:val="Titre5"/>
    <w:uiPriority w:val="9"/>
    <w:semiHidden/>
    <w:rsid w:val="00755BDB"/>
    <w:rPr>
      <w:rFonts w:eastAsiaTheme="majorEastAsia" w:cstheme="majorBidi"/>
      <w:color w:val="214B1B" w:themeColor="accent1" w:themeShade="BF"/>
    </w:rPr>
  </w:style>
  <w:style w:type="character" w:customStyle="1" w:styleId="Titre6Car">
    <w:name w:val="Titre 6 Car"/>
    <w:basedOn w:val="Policepardfaut"/>
    <w:link w:val="Titre6"/>
    <w:uiPriority w:val="9"/>
    <w:semiHidden/>
    <w:rsid w:val="00755B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5B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5B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5BDB"/>
    <w:rPr>
      <w:rFonts w:eastAsiaTheme="majorEastAsia" w:cstheme="majorBidi"/>
      <w:color w:val="272727" w:themeColor="text1" w:themeTint="D8"/>
    </w:rPr>
  </w:style>
  <w:style w:type="paragraph" w:styleId="Titre">
    <w:name w:val="Title"/>
    <w:basedOn w:val="Normal"/>
    <w:next w:val="Normal"/>
    <w:link w:val="TitreCar"/>
    <w:uiPriority w:val="10"/>
    <w:qFormat/>
    <w:rsid w:val="00EE35F3"/>
    <w:pPr>
      <w:jc w:val="center"/>
    </w:pPr>
    <w:rPr>
      <w:rFonts w:ascii="Aptos" w:eastAsia="Aptos" w:hAnsi="Aptos" w:cs="Aptos"/>
      <w:color w:val="2D6525" w:themeColor="accent1"/>
      <w:sz w:val="96"/>
      <w:szCs w:val="96"/>
    </w:rPr>
  </w:style>
  <w:style w:type="character" w:customStyle="1" w:styleId="TitreCar">
    <w:name w:val="Titre Car"/>
    <w:basedOn w:val="Policepardfaut"/>
    <w:link w:val="Titre"/>
    <w:uiPriority w:val="10"/>
    <w:rsid w:val="00EE35F3"/>
    <w:rPr>
      <w:rFonts w:ascii="Aptos" w:eastAsia="Aptos" w:hAnsi="Aptos" w:cs="Aptos"/>
      <w:color w:val="2D6525" w:themeColor="accent1"/>
      <w:sz w:val="96"/>
      <w:szCs w:val="96"/>
    </w:rPr>
  </w:style>
  <w:style w:type="paragraph" w:styleId="Sous-titre">
    <w:name w:val="Subtitle"/>
    <w:basedOn w:val="Normal"/>
    <w:next w:val="Normal"/>
    <w:link w:val="Sous-titreCar"/>
    <w:uiPriority w:val="11"/>
    <w:qFormat/>
    <w:rsid w:val="00755BDB"/>
    <w:pPr>
      <w:numPr>
        <w:ilvl w:val="1"/>
      </w:numPr>
      <w:ind w:firstLine="39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5B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5BDB"/>
    <w:pPr>
      <w:spacing w:before="160"/>
      <w:jc w:val="center"/>
    </w:pPr>
    <w:rPr>
      <w:i/>
      <w:iCs/>
      <w:color w:val="404040" w:themeColor="text1" w:themeTint="BF"/>
    </w:rPr>
  </w:style>
  <w:style w:type="character" w:customStyle="1" w:styleId="CitationCar">
    <w:name w:val="Citation Car"/>
    <w:basedOn w:val="Policepardfaut"/>
    <w:link w:val="Citation"/>
    <w:uiPriority w:val="29"/>
    <w:rsid w:val="00755BDB"/>
    <w:rPr>
      <w:i/>
      <w:iCs/>
      <w:color w:val="404040" w:themeColor="text1" w:themeTint="BF"/>
    </w:rPr>
  </w:style>
  <w:style w:type="paragraph" w:styleId="Paragraphedeliste">
    <w:name w:val="List Paragraph"/>
    <w:basedOn w:val="Normal"/>
    <w:uiPriority w:val="34"/>
    <w:qFormat/>
    <w:rsid w:val="00C7520A"/>
    <w:pPr>
      <w:ind w:left="720"/>
      <w:pPrChange w:id="1" w:author="Alice TIERTANT" w:date="2026-07-16T16:30:00Z">
        <w:pPr>
          <w:spacing w:after="160" w:line="278" w:lineRule="auto"/>
          <w:ind w:left="720" w:firstLine="397"/>
          <w:contextualSpacing/>
          <w:jc w:val="both"/>
        </w:pPr>
      </w:pPrChange>
    </w:pPr>
    <w:rPr>
      <w:rPrChange w:id="1" w:author="Alice TIERTANT" w:date="2026-07-16T16:30:00Z">
        <w:rPr>
          <w:rFonts w:asciiTheme="minorHAnsi" w:eastAsiaTheme="minorHAnsi" w:hAnsiTheme="minorHAnsi" w:cstheme="minorBidi"/>
          <w:kern w:val="2"/>
          <w:sz w:val="24"/>
          <w:szCs w:val="24"/>
          <w:lang w:val="fr-FR" w:eastAsia="en-US" w:bidi="ar-SA"/>
          <w14:ligatures w14:val="standardContextual"/>
        </w:rPr>
      </w:rPrChange>
    </w:rPr>
  </w:style>
  <w:style w:type="character" w:styleId="Accentuationintense">
    <w:name w:val="Intense Emphasis"/>
    <w:basedOn w:val="Policepardfaut"/>
    <w:uiPriority w:val="21"/>
    <w:qFormat/>
    <w:rsid w:val="00755BDB"/>
    <w:rPr>
      <w:i/>
      <w:iCs/>
      <w:color w:val="214B1B" w:themeColor="accent1" w:themeShade="BF"/>
    </w:rPr>
  </w:style>
  <w:style w:type="paragraph" w:styleId="Citationintense">
    <w:name w:val="Intense Quote"/>
    <w:basedOn w:val="Normal"/>
    <w:next w:val="Normal"/>
    <w:link w:val="CitationintenseCar"/>
    <w:uiPriority w:val="30"/>
    <w:qFormat/>
    <w:rsid w:val="00755BDB"/>
    <w:pPr>
      <w:pBdr>
        <w:top w:val="single" w:sz="4" w:space="10" w:color="214B1B" w:themeColor="accent1" w:themeShade="BF"/>
        <w:bottom w:val="single" w:sz="4" w:space="10" w:color="214B1B" w:themeColor="accent1" w:themeShade="BF"/>
      </w:pBdr>
      <w:spacing w:before="360" w:after="360"/>
      <w:ind w:left="864" w:right="864"/>
      <w:jc w:val="center"/>
    </w:pPr>
    <w:rPr>
      <w:i/>
      <w:iCs/>
      <w:color w:val="214B1B" w:themeColor="accent1" w:themeShade="BF"/>
    </w:rPr>
  </w:style>
  <w:style w:type="character" w:customStyle="1" w:styleId="CitationintenseCar">
    <w:name w:val="Citation intense Car"/>
    <w:basedOn w:val="Policepardfaut"/>
    <w:link w:val="Citationintense"/>
    <w:uiPriority w:val="30"/>
    <w:rsid w:val="00755BDB"/>
    <w:rPr>
      <w:i/>
      <w:iCs/>
      <w:color w:val="214B1B" w:themeColor="accent1" w:themeShade="BF"/>
    </w:rPr>
  </w:style>
  <w:style w:type="character" w:styleId="Rfrenceintense">
    <w:name w:val="Intense Reference"/>
    <w:basedOn w:val="Policepardfaut"/>
    <w:uiPriority w:val="32"/>
    <w:qFormat/>
    <w:rsid w:val="00755BDB"/>
    <w:rPr>
      <w:b/>
      <w:bCs/>
      <w:smallCaps/>
      <w:color w:val="214B1B" w:themeColor="accent1" w:themeShade="BF"/>
      <w:spacing w:val="5"/>
    </w:rPr>
  </w:style>
  <w:style w:type="paragraph" w:styleId="En-tte">
    <w:name w:val="header"/>
    <w:basedOn w:val="Normal"/>
    <w:link w:val="En-tteCar"/>
    <w:uiPriority w:val="99"/>
    <w:unhideWhenUsed/>
    <w:rsid w:val="004C56CB"/>
    <w:pPr>
      <w:tabs>
        <w:tab w:val="center" w:pos="4536"/>
        <w:tab w:val="right" w:pos="9072"/>
      </w:tabs>
      <w:spacing w:after="0" w:line="240" w:lineRule="auto"/>
    </w:pPr>
  </w:style>
  <w:style w:type="character" w:customStyle="1" w:styleId="En-tteCar">
    <w:name w:val="En-tête Car"/>
    <w:basedOn w:val="Policepardfaut"/>
    <w:link w:val="En-tte"/>
    <w:uiPriority w:val="99"/>
    <w:rsid w:val="004C56CB"/>
  </w:style>
  <w:style w:type="paragraph" w:styleId="Pieddepage">
    <w:name w:val="footer"/>
    <w:basedOn w:val="Normal"/>
    <w:link w:val="PieddepageCar"/>
    <w:uiPriority w:val="99"/>
    <w:unhideWhenUsed/>
    <w:rsid w:val="004C56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56CB"/>
  </w:style>
  <w:style w:type="paragraph" w:styleId="Sansinterligne">
    <w:name w:val="No Spacing"/>
    <w:uiPriority w:val="1"/>
    <w:qFormat/>
    <w:rsid w:val="007C6FA5"/>
    <w:pPr>
      <w:spacing w:after="0" w:line="240" w:lineRule="auto"/>
    </w:pPr>
  </w:style>
  <w:style w:type="paragraph" w:styleId="En-ttedetabledesmatires">
    <w:name w:val="TOC Heading"/>
    <w:basedOn w:val="Titre1"/>
    <w:next w:val="Normal"/>
    <w:uiPriority w:val="39"/>
    <w:unhideWhenUsed/>
    <w:qFormat/>
    <w:rsid w:val="002B58C3"/>
    <w:pPr>
      <w:numPr>
        <w:numId w:val="0"/>
      </w:num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2B58C3"/>
    <w:pPr>
      <w:spacing w:after="100"/>
    </w:pPr>
  </w:style>
  <w:style w:type="paragraph" w:styleId="TM2">
    <w:name w:val="toc 2"/>
    <w:basedOn w:val="Normal"/>
    <w:next w:val="Normal"/>
    <w:autoRedefine/>
    <w:uiPriority w:val="39"/>
    <w:unhideWhenUsed/>
    <w:rsid w:val="002B58C3"/>
    <w:pPr>
      <w:spacing w:after="100"/>
      <w:ind w:left="240"/>
    </w:pPr>
  </w:style>
  <w:style w:type="paragraph" w:styleId="TM3">
    <w:name w:val="toc 3"/>
    <w:basedOn w:val="Normal"/>
    <w:next w:val="Normal"/>
    <w:autoRedefine/>
    <w:uiPriority w:val="39"/>
    <w:unhideWhenUsed/>
    <w:rsid w:val="002B58C3"/>
    <w:pPr>
      <w:spacing w:after="100"/>
      <w:ind w:left="480"/>
    </w:pPr>
  </w:style>
  <w:style w:type="character" w:styleId="Lienhypertexte">
    <w:name w:val="Hyperlink"/>
    <w:basedOn w:val="Policepardfaut"/>
    <w:uiPriority w:val="99"/>
    <w:unhideWhenUsed/>
    <w:rsid w:val="007A5090"/>
    <w:rPr>
      <w:color w:val="auto"/>
      <w:u w:val="single"/>
    </w:rPr>
  </w:style>
  <w:style w:type="paragraph" w:styleId="Rvision">
    <w:name w:val="Revision"/>
    <w:hidden/>
    <w:uiPriority w:val="99"/>
    <w:semiHidden/>
    <w:rsid w:val="001376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microsoft.com/office/2020/10/relationships/intelligence" Target="intelligence2.xml"/><Relationship Id="rId10" Type="http://schemas.openxmlformats.org/officeDocument/2006/relationships/diagramQuickStyle" Target="diagrams/quickStyle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2EFB33-8011-4227-95AF-8AA48EF1049D}" type="doc">
      <dgm:prSet loTypeId="urn:microsoft.com/office/officeart/2005/8/layout/hierarchy3" loCatId="hierarchy" qsTypeId="urn:microsoft.com/office/officeart/2005/8/quickstyle/simple1" qsCatId="simple" csTypeId="urn:microsoft.com/office/officeart/2005/8/colors/colorful2" csCatId="colorful" phldr="1"/>
      <dgm:spPr/>
      <dgm:t>
        <a:bodyPr/>
        <a:lstStyle/>
        <a:p>
          <a:endParaRPr lang="fr-FR"/>
        </a:p>
      </dgm:t>
    </dgm:pt>
    <dgm:pt modelId="{3F9C6B70-54C2-4C22-A57D-49DA0ECF3628}">
      <dgm:prSet phldrT="[Texte]"/>
      <dgm:spPr/>
      <dgm:t>
        <a:bodyPr/>
        <a:lstStyle/>
        <a:p>
          <a:r>
            <a:rPr lang="fr-FR"/>
            <a:t>Navigation principale</a:t>
          </a:r>
        </a:p>
      </dgm:t>
    </dgm:pt>
    <dgm:pt modelId="{FB003148-78DD-4289-BC4E-6E18AFF0DCF4}" type="parTrans" cxnId="{9E7FDA59-3B83-4B20-B710-B88DD3D3633C}">
      <dgm:prSet/>
      <dgm:spPr/>
      <dgm:t>
        <a:bodyPr/>
        <a:lstStyle/>
        <a:p>
          <a:endParaRPr lang="fr-FR"/>
        </a:p>
      </dgm:t>
    </dgm:pt>
    <dgm:pt modelId="{7460EDA2-EE14-407A-8CE4-6444F6CF8CC2}" type="sibTrans" cxnId="{9E7FDA59-3B83-4B20-B710-B88DD3D3633C}">
      <dgm:prSet/>
      <dgm:spPr/>
      <dgm:t>
        <a:bodyPr/>
        <a:lstStyle/>
        <a:p>
          <a:endParaRPr lang="fr-FR"/>
        </a:p>
      </dgm:t>
    </dgm:pt>
    <dgm:pt modelId="{CF607827-64D5-4724-9BBB-A7F0794D0B12}">
      <dgm:prSet phldrT="[Texte]"/>
      <dgm:spPr/>
      <dgm:t>
        <a:bodyPr/>
        <a:lstStyle/>
        <a:p>
          <a:r>
            <a:rPr lang="fr-FR"/>
            <a:t>Présentation</a:t>
          </a:r>
        </a:p>
      </dgm:t>
    </dgm:pt>
    <dgm:pt modelId="{0FE1DE34-54DF-4017-BEB1-670826ECC85C}" type="parTrans" cxnId="{DF5E4723-DE4B-4BF7-A32D-75B9628310FF}">
      <dgm:prSet/>
      <dgm:spPr/>
      <dgm:t>
        <a:bodyPr/>
        <a:lstStyle/>
        <a:p>
          <a:endParaRPr lang="fr-FR"/>
        </a:p>
      </dgm:t>
    </dgm:pt>
    <dgm:pt modelId="{F44AB2E5-9312-468D-95C7-9CBFD7D0D3A7}" type="sibTrans" cxnId="{DF5E4723-DE4B-4BF7-A32D-75B9628310FF}">
      <dgm:prSet/>
      <dgm:spPr/>
      <dgm:t>
        <a:bodyPr/>
        <a:lstStyle/>
        <a:p>
          <a:endParaRPr lang="fr-FR"/>
        </a:p>
      </dgm:t>
    </dgm:pt>
    <dgm:pt modelId="{CB432E0D-346E-4825-B79A-F7566B0FF439}">
      <dgm:prSet phldrT="[Texte]"/>
      <dgm:spPr/>
      <dgm:t>
        <a:bodyPr/>
        <a:lstStyle/>
        <a:p>
          <a:r>
            <a:rPr lang="fr-FR"/>
            <a:t>Evenements</a:t>
          </a:r>
        </a:p>
      </dgm:t>
    </dgm:pt>
    <dgm:pt modelId="{07E18F5F-174F-4C68-8B6E-1EC0380E6875}" type="parTrans" cxnId="{7D973806-1721-4485-A250-35FA337BC226}">
      <dgm:prSet/>
      <dgm:spPr/>
      <dgm:t>
        <a:bodyPr/>
        <a:lstStyle/>
        <a:p>
          <a:endParaRPr lang="fr-FR"/>
        </a:p>
      </dgm:t>
    </dgm:pt>
    <dgm:pt modelId="{FC5780EB-A48A-48B7-AAB5-4851897548F9}" type="sibTrans" cxnId="{7D973806-1721-4485-A250-35FA337BC226}">
      <dgm:prSet/>
      <dgm:spPr/>
      <dgm:t>
        <a:bodyPr/>
        <a:lstStyle/>
        <a:p>
          <a:endParaRPr lang="fr-FR"/>
        </a:p>
      </dgm:t>
    </dgm:pt>
    <dgm:pt modelId="{4B58064D-97EB-45CC-9130-2D22CE620824}">
      <dgm:prSet phldrT="[Texte]"/>
      <dgm:spPr/>
      <dgm:t>
        <a:bodyPr/>
        <a:lstStyle/>
        <a:p>
          <a:r>
            <a:rPr lang="fr-FR"/>
            <a:t>Contact</a:t>
          </a:r>
        </a:p>
      </dgm:t>
    </dgm:pt>
    <dgm:pt modelId="{AAABFD40-BFDD-478A-8E45-5522E4920B6B}" type="parTrans" cxnId="{D2E5B597-A280-45BC-B872-FC811EB77854}">
      <dgm:prSet/>
      <dgm:spPr/>
      <dgm:t>
        <a:bodyPr/>
        <a:lstStyle/>
        <a:p>
          <a:endParaRPr lang="fr-FR"/>
        </a:p>
      </dgm:t>
    </dgm:pt>
    <dgm:pt modelId="{78272AC4-F5B1-4498-BAF3-2213D4A62A22}" type="sibTrans" cxnId="{D2E5B597-A280-45BC-B872-FC811EB77854}">
      <dgm:prSet/>
      <dgm:spPr/>
      <dgm:t>
        <a:bodyPr/>
        <a:lstStyle/>
        <a:p>
          <a:endParaRPr lang="fr-FR"/>
        </a:p>
      </dgm:t>
    </dgm:pt>
    <dgm:pt modelId="{513EAA8B-9C9D-4699-9E44-F6E6BADB4057}">
      <dgm:prSet phldrT="[Texte]"/>
      <dgm:spPr/>
      <dgm:t>
        <a:bodyPr/>
        <a:lstStyle/>
        <a:p>
          <a:r>
            <a:rPr lang="fr-FR"/>
            <a:t>Navigation utilisateur</a:t>
          </a:r>
        </a:p>
      </dgm:t>
    </dgm:pt>
    <dgm:pt modelId="{8FA0CE77-B9A7-4470-AE72-532C9D5D00DC}" type="parTrans" cxnId="{23E5E3E7-71A8-402A-BD81-D005B5466730}">
      <dgm:prSet/>
      <dgm:spPr/>
      <dgm:t>
        <a:bodyPr/>
        <a:lstStyle/>
        <a:p>
          <a:endParaRPr lang="fr-FR"/>
        </a:p>
      </dgm:t>
    </dgm:pt>
    <dgm:pt modelId="{F9E5E5FB-DBB1-4429-A5FB-87E4120543E3}" type="sibTrans" cxnId="{23E5E3E7-71A8-402A-BD81-D005B5466730}">
      <dgm:prSet/>
      <dgm:spPr/>
      <dgm:t>
        <a:bodyPr/>
        <a:lstStyle/>
        <a:p>
          <a:endParaRPr lang="fr-FR"/>
        </a:p>
      </dgm:t>
    </dgm:pt>
    <dgm:pt modelId="{E8F623F2-ABC0-4CD5-BDF9-EB5B441BC088}">
      <dgm:prSet phldrT="[Texte]"/>
      <dgm:spPr/>
      <dgm:t>
        <a:bodyPr/>
        <a:lstStyle/>
        <a:p>
          <a:r>
            <a:rPr lang="fr-FR"/>
            <a:t>Produits</a:t>
          </a:r>
        </a:p>
      </dgm:t>
    </dgm:pt>
    <dgm:pt modelId="{BFEA74A5-BDA2-473E-ADAB-A3135A8243F4}" type="parTrans" cxnId="{51F9A4BF-C45E-491E-BEAD-D9A26B6F68A3}">
      <dgm:prSet/>
      <dgm:spPr/>
      <dgm:t>
        <a:bodyPr/>
        <a:lstStyle/>
        <a:p>
          <a:endParaRPr lang="fr-FR"/>
        </a:p>
      </dgm:t>
    </dgm:pt>
    <dgm:pt modelId="{4322DB6C-6AFA-4171-92B7-552B8697CDA9}" type="sibTrans" cxnId="{51F9A4BF-C45E-491E-BEAD-D9A26B6F68A3}">
      <dgm:prSet/>
      <dgm:spPr/>
      <dgm:t>
        <a:bodyPr/>
        <a:lstStyle/>
        <a:p>
          <a:endParaRPr lang="fr-FR"/>
        </a:p>
      </dgm:t>
    </dgm:pt>
    <dgm:pt modelId="{DAE75C1F-B4F4-4AB9-B7F9-1BB5EB3DFC2A}">
      <dgm:prSet phldrT="[Texte]"/>
      <dgm:spPr/>
      <dgm:t>
        <a:bodyPr/>
        <a:lstStyle/>
        <a:p>
          <a:r>
            <a:rPr lang="fr-FR"/>
            <a:t>Les vélomobiles</a:t>
          </a:r>
        </a:p>
      </dgm:t>
    </dgm:pt>
    <dgm:pt modelId="{62CC4270-75F8-46EF-A2D9-9D0319FDE7B5}" type="parTrans" cxnId="{363A8F58-1FF7-4BDF-AB3B-28197BFD0841}">
      <dgm:prSet/>
      <dgm:spPr/>
      <dgm:t>
        <a:bodyPr/>
        <a:lstStyle/>
        <a:p>
          <a:endParaRPr lang="fr-FR"/>
        </a:p>
      </dgm:t>
    </dgm:pt>
    <dgm:pt modelId="{367B0E2D-B0FD-4686-A58E-A713FCABF6C9}" type="sibTrans" cxnId="{363A8F58-1FF7-4BDF-AB3B-28197BFD0841}">
      <dgm:prSet/>
      <dgm:spPr/>
      <dgm:t>
        <a:bodyPr/>
        <a:lstStyle/>
        <a:p>
          <a:endParaRPr lang="fr-FR"/>
        </a:p>
      </dgm:t>
    </dgm:pt>
    <dgm:pt modelId="{C38A0CBE-4CC5-4E01-95BB-AE728763B8FB}">
      <dgm:prSet phldrT="[Texte]"/>
      <dgm:spPr/>
      <dgm:t>
        <a:bodyPr/>
        <a:lstStyle/>
        <a:p>
          <a:r>
            <a:rPr lang="fr-FR"/>
            <a:t>Les accessoires</a:t>
          </a:r>
        </a:p>
      </dgm:t>
    </dgm:pt>
    <dgm:pt modelId="{8827F2D4-B95C-48B6-9F17-1301C4E16B40}" type="parTrans" cxnId="{3FC3EA4E-6C33-4632-BDFA-47FF9434D506}">
      <dgm:prSet/>
      <dgm:spPr/>
      <dgm:t>
        <a:bodyPr/>
        <a:lstStyle/>
        <a:p>
          <a:endParaRPr lang="fr-FR"/>
        </a:p>
      </dgm:t>
    </dgm:pt>
    <dgm:pt modelId="{58E18092-2DD3-44D5-BE7C-8C8764B0B354}" type="sibTrans" cxnId="{3FC3EA4E-6C33-4632-BDFA-47FF9434D506}">
      <dgm:prSet/>
      <dgm:spPr/>
      <dgm:t>
        <a:bodyPr/>
        <a:lstStyle/>
        <a:p>
          <a:endParaRPr lang="fr-FR"/>
        </a:p>
      </dgm:t>
    </dgm:pt>
    <dgm:pt modelId="{B6C4FEE1-0F15-4C87-8C57-992797BBBD03}">
      <dgm:prSet phldrT="[Texte]"/>
      <dgm:spPr/>
      <dgm:t>
        <a:bodyPr/>
        <a:lstStyle/>
        <a:p>
          <a:r>
            <a:rPr lang="fr-FR"/>
            <a:t>Entretien</a:t>
          </a:r>
        </a:p>
      </dgm:t>
    </dgm:pt>
    <dgm:pt modelId="{0012F5DC-927A-4419-9D18-9B500A7DDEB6}" type="parTrans" cxnId="{2BE892E6-6965-4F0C-AEB1-823160728FDE}">
      <dgm:prSet/>
      <dgm:spPr/>
      <dgm:t>
        <a:bodyPr/>
        <a:lstStyle/>
        <a:p>
          <a:endParaRPr lang="fr-FR"/>
        </a:p>
      </dgm:t>
    </dgm:pt>
    <dgm:pt modelId="{8F36F437-96C3-41E3-B08C-B5D2E6E752CD}" type="sibTrans" cxnId="{2BE892E6-6965-4F0C-AEB1-823160728FDE}">
      <dgm:prSet/>
      <dgm:spPr/>
      <dgm:t>
        <a:bodyPr/>
        <a:lstStyle/>
        <a:p>
          <a:endParaRPr lang="fr-FR"/>
        </a:p>
      </dgm:t>
    </dgm:pt>
    <dgm:pt modelId="{B36F17B4-4D43-4B38-883D-870BCE6820D0}">
      <dgm:prSet phldrT="[Texte]"/>
      <dgm:spPr/>
      <dgm:t>
        <a:bodyPr/>
        <a:lstStyle/>
        <a:p>
          <a:r>
            <a:rPr lang="fr-FR"/>
            <a:t>Page d'accueil</a:t>
          </a:r>
        </a:p>
      </dgm:t>
    </dgm:pt>
    <dgm:pt modelId="{E6D2D555-6CE0-4EFA-A340-F414D0FA43E2}" type="parTrans" cxnId="{37A44C03-1EC7-4446-8BB4-7CFA9BE107FB}">
      <dgm:prSet/>
      <dgm:spPr/>
      <dgm:t>
        <a:bodyPr/>
        <a:lstStyle/>
        <a:p>
          <a:endParaRPr lang="fr-FR"/>
        </a:p>
      </dgm:t>
    </dgm:pt>
    <dgm:pt modelId="{9D20674A-FE98-418B-A85E-74AFA41E9134}" type="sibTrans" cxnId="{37A44C03-1EC7-4446-8BB4-7CFA9BE107FB}">
      <dgm:prSet/>
      <dgm:spPr/>
      <dgm:t>
        <a:bodyPr/>
        <a:lstStyle/>
        <a:p>
          <a:endParaRPr lang="fr-FR"/>
        </a:p>
      </dgm:t>
    </dgm:pt>
    <dgm:pt modelId="{7662C534-AA6E-4E41-BAA8-F339871DC960}">
      <dgm:prSet phldrT="[Texte]"/>
      <dgm:spPr/>
      <dgm:t>
        <a:bodyPr/>
        <a:lstStyle/>
        <a:p>
          <a:r>
            <a:rPr lang="fr-FR"/>
            <a:t>Panier</a:t>
          </a:r>
        </a:p>
      </dgm:t>
    </dgm:pt>
    <dgm:pt modelId="{2C58EE36-6DFC-4213-B047-6EE1FBD826CB}" type="parTrans" cxnId="{133B99A6-6278-4BC5-9F6C-D5B148AC1847}">
      <dgm:prSet/>
      <dgm:spPr/>
      <dgm:t>
        <a:bodyPr/>
        <a:lstStyle/>
        <a:p>
          <a:endParaRPr lang="fr-FR"/>
        </a:p>
      </dgm:t>
    </dgm:pt>
    <dgm:pt modelId="{EE026F17-894E-4A2E-85C9-03AD207B6EDF}" type="sibTrans" cxnId="{133B99A6-6278-4BC5-9F6C-D5B148AC1847}">
      <dgm:prSet/>
      <dgm:spPr/>
      <dgm:t>
        <a:bodyPr/>
        <a:lstStyle/>
        <a:p>
          <a:endParaRPr lang="fr-FR"/>
        </a:p>
      </dgm:t>
    </dgm:pt>
    <dgm:pt modelId="{5BF17E6A-77CC-458F-ACB8-D7B0C9900E2F}">
      <dgm:prSet phldrT="[Texte]"/>
      <dgm:spPr/>
      <dgm:t>
        <a:bodyPr/>
        <a:lstStyle/>
        <a:p>
          <a:r>
            <a:rPr lang="fr-FR"/>
            <a:t>Mon compte</a:t>
          </a:r>
        </a:p>
      </dgm:t>
    </dgm:pt>
    <dgm:pt modelId="{794366BB-1DA1-488C-8424-7E67E69CD1AB}" type="parTrans" cxnId="{F9436FB1-2051-443B-9D75-46D48D4640B2}">
      <dgm:prSet/>
      <dgm:spPr/>
      <dgm:t>
        <a:bodyPr/>
        <a:lstStyle/>
        <a:p>
          <a:endParaRPr lang="fr-FR"/>
        </a:p>
      </dgm:t>
    </dgm:pt>
    <dgm:pt modelId="{6781A6E0-69DA-4B96-9EB0-A49546326AD7}" type="sibTrans" cxnId="{F9436FB1-2051-443B-9D75-46D48D4640B2}">
      <dgm:prSet/>
      <dgm:spPr/>
      <dgm:t>
        <a:bodyPr/>
        <a:lstStyle/>
        <a:p>
          <a:endParaRPr lang="fr-FR"/>
        </a:p>
      </dgm:t>
    </dgm:pt>
    <dgm:pt modelId="{A397FDDB-733B-4286-B855-B2D032274B8C}">
      <dgm:prSet phldrT="[Texte]"/>
      <dgm:spPr/>
      <dgm:t>
        <a:bodyPr/>
        <a:lstStyle/>
        <a:p>
          <a:r>
            <a:rPr lang="fr-FR"/>
            <a:t>Mes commandes</a:t>
          </a:r>
        </a:p>
      </dgm:t>
    </dgm:pt>
    <dgm:pt modelId="{C70D4351-0819-455C-A271-2352A265676A}" type="parTrans" cxnId="{91C81566-348C-47D7-88FB-BF899FB9DB3E}">
      <dgm:prSet/>
      <dgm:spPr/>
      <dgm:t>
        <a:bodyPr/>
        <a:lstStyle/>
        <a:p>
          <a:endParaRPr lang="fr-FR"/>
        </a:p>
      </dgm:t>
    </dgm:pt>
    <dgm:pt modelId="{DED00B0A-7FF5-4357-A295-8F22EBAFDC91}" type="sibTrans" cxnId="{91C81566-348C-47D7-88FB-BF899FB9DB3E}">
      <dgm:prSet/>
      <dgm:spPr/>
      <dgm:t>
        <a:bodyPr/>
        <a:lstStyle/>
        <a:p>
          <a:endParaRPr lang="fr-FR"/>
        </a:p>
      </dgm:t>
    </dgm:pt>
    <dgm:pt modelId="{CB47E404-BF57-4164-97EF-7413937F8057}">
      <dgm:prSet phldrT="[Texte]"/>
      <dgm:spPr/>
      <dgm:t>
        <a:bodyPr/>
        <a:lstStyle/>
        <a:p>
          <a:r>
            <a:rPr lang="fr-FR"/>
            <a:t>Mes réservations</a:t>
          </a:r>
        </a:p>
      </dgm:t>
    </dgm:pt>
    <dgm:pt modelId="{0A0A8718-5203-4D16-9598-AF652EFEC6AC}" type="parTrans" cxnId="{6799ABAA-A37F-46A2-A26C-B50F7FA3A31C}">
      <dgm:prSet/>
      <dgm:spPr/>
      <dgm:t>
        <a:bodyPr/>
        <a:lstStyle/>
        <a:p>
          <a:endParaRPr lang="fr-FR"/>
        </a:p>
      </dgm:t>
    </dgm:pt>
    <dgm:pt modelId="{A6AFFBC9-9220-4B78-A365-ABF5EF75CA8C}" type="sibTrans" cxnId="{6799ABAA-A37F-46A2-A26C-B50F7FA3A31C}">
      <dgm:prSet/>
      <dgm:spPr/>
      <dgm:t>
        <a:bodyPr/>
        <a:lstStyle/>
        <a:p>
          <a:endParaRPr lang="fr-FR"/>
        </a:p>
      </dgm:t>
    </dgm:pt>
    <dgm:pt modelId="{0C660D1D-0BE8-4F34-8FC0-51DBB6537760}">
      <dgm:prSet phldrT="[Texte]"/>
      <dgm:spPr/>
      <dgm:t>
        <a:bodyPr/>
        <a:lstStyle/>
        <a:p>
          <a:r>
            <a:rPr lang="fr-FR"/>
            <a:t>Autres pages du site</a:t>
          </a:r>
        </a:p>
      </dgm:t>
    </dgm:pt>
    <dgm:pt modelId="{4D39CF1A-B2B1-4FDB-9A2E-65B89C78869C}" type="parTrans" cxnId="{3AA3BC8D-BF32-414E-8115-DA58B4EC21CF}">
      <dgm:prSet/>
      <dgm:spPr/>
      <dgm:t>
        <a:bodyPr/>
        <a:lstStyle/>
        <a:p>
          <a:endParaRPr lang="fr-FR"/>
        </a:p>
      </dgm:t>
    </dgm:pt>
    <dgm:pt modelId="{00108C68-EA50-426D-9B6D-32EAEE1F20B1}" type="sibTrans" cxnId="{3AA3BC8D-BF32-414E-8115-DA58B4EC21CF}">
      <dgm:prSet/>
      <dgm:spPr/>
      <dgm:t>
        <a:bodyPr/>
        <a:lstStyle/>
        <a:p>
          <a:endParaRPr lang="fr-FR"/>
        </a:p>
      </dgm:t>
    </dgm:pt>
    <dgm:pt modelId="{B2068974-7CC3-460D-8EA0-2A4805C72828}">
      <dgm:prSet phldrT="[Texte]"/>
      <dgm:spPr/>
      <dgm:t>
        <a:bodyPr/>
        <a:lstStyle/>
        <a:p>
          <a:r>
            <a:rPr lang="fr-FR"/>
            <a:t>Qui nous sommes ?</a:t>
          </a:r>
        </a:p>
      </dgm:t>
    </dgm:pt>
    <dgm:pt modelId="{05E64242-B990-4C87-BA62-05A7699F0BEE}" type="parTrans" cxnId="{4A3A9AA7-D971-4243-9DEC-A82A992100B6}">
      <dgm:prSet/>
      <dgm:spPr/>
      <dgm:t>
        <a:bodyPr/>
        <a:lstStyle/>
        <a:p>
          <a:endParaRPr lang="fr-FR"/>
        </a:p>
      </dgm:t>
    </dgm:pt>
    <dgm:pt modelId="{7DC9079E-BDFE-4C85-8FA7-70E0B14ACC93}" type="sibTrans" cxnId="{4A3A9AA7-D971-4243-9DEC-A82A992100B6}">
      <dgm:prSet/>
      <dgm:spPr/>
      <dgm:t>
        <a:bodyPr/>
        <a:lstStyle/>
        <a:p>
          <a:endParaRPr lang="fr-FR"/>
        </a:p>
      </dgm:t>
    </dgm:pt>
    <dgm:pt modelId="{34106722-9013-4B13-BD95-87D4D2C52CC4}">
      <dgm:prSet phldrT="[Texte]"/>
      <dgm:spPr/>
      <dgm:t>
        <a:bodyPr/>
        <a:lstStyle/>
        <a:p>
          <a:r>
            <a:rPr lang="fr-FR"/>
            <a:t>Connexion</a:t>
          </a:r>
        </a:p>
      </dgm:t>
    </dgm:pt>
    <dgm:pt modelId="{C3A56222-BBBC-4657-A721-AEC3CFD4B9C6}" type="parTrans" cxnId="{C98B2A40-85CD-4F97-8031-B97143C5E1B2}">
      <dgm:prSet/>
      <dgm:spPr/>
      <dgm:t>
        <a:bodyPr/>
        <a:lstStyle/>
        <a:p>
          <a:endParaRPr lang="fr-FR"/>
        </a:p>
      </dgm:t>
    </dgm:pt>
    <dgm:pt modelId="{09597311-B759-46EF-9A04-804B426FB4AA}" type="sibTrans" cxnId="{C98B2A40-85CD-4F97-8031-B97143C5E1B2}">
      <dgm:prSet/>
      <dgm:spPr/>
      <dgm:t>
        <a:bodyPr/>
        <a:lstStyle/>
        <a:p>
          <a:endParaRPr lang="fr-FR"/>
        </a:p>
      </dgm:t>
    </dgm:pt>
    <dgm:pt modelId="{AA9D5088-6CCF-4A38-A94F-D380E9D97198}">
      <dgm:prSet phldrT="[Texte]"/>
      <dgm:spPr/>
      <dgm:t>
        <a:bodyPr/>
        <a:lstStyle/>
        <a:p>
          <a:r>
            <a:rPr lang="fr-FR"/>
            <a:t>Inscription</a:t>
          </a:r>
        </a:p>
      </dgm:t>
    </dgm:pt>
    <dgm:pt modelId="{E99B6AF2-1940-41D3-B60A-119ABD05C7F3}" type="parTrans" cxnId="{C3A116A7-523D-47D7-99E8-7B3D2F163674}">
      <dgm:prSet/>
      <dgm:spPr/>
      <dgm:t>
        <a:bodyPr/>
        <a:lstStyle/>
        <a:p>
          <a:endParaRPr lang="fr-FR"/>
        </a:p>
      </dgm:t>
    </dgm:pt>
    <dgm:pt modelId="{2AE45151-BC25-441C-B972-B0F6F9314864}" type="sibTrans" cxnId="{C3A116A7-523D-47D7-99E8-7B3D2F163674}">
      <dgm:prSet/>
      <dgm:spPr/>
      <dgm:t>
        <a:bodyPr/>
        <a:lstStyle/>
        <a:p>
          <a:endParaRPr lang="fr-FR"/>
        </a:p>
      </dgm:t>
    </dgm:pt>
    <dgm:pt modelId="{6AB57903-1B72-4A0C-B1FC-28207B3C0BB0}">
      <dgm:prSet phldrT="[Texte]"/>
      <dgm:spPr/>
      <dgm:t>
        <a:bodyPr/>
        <a:lstStyle/>
        <a:p>
          <a:r>
            <a:rPr lang="fr-FR"/>
            <a:t>Connexion</a:t>
          </a:r>
        </a:p>
      </dgm:t>
    </dgm:pt>
    <dgm:pt modelId="{8381B65F-5578-4FA9-B52A-C8EB3A0A4AF3}" type="parTrans" cxnId="{77F5D4E0-6A45-4ABE-BB0E-0EF51FEB5690}">
      <dgm:prSet/>
      <dgm:spPr/>
      <dgm:t>
        <a:bodyPr/>
        <a:lstStyle/>
        <a:p>
          <a:endParaRPr lang="fr-FR"/>
        </a:p>
      </dgm:t>
    </dgm:pt>
    <dgm:pt modelId="{A929DF33-F44A-4FDC-8484-AF8B8BEDED30}" type="sibTrans" cxnId="{77F5D4E0-6A45-4ABE-BB0E-0EF51FEB5690}">
      <dgm:prSet/>
      <dgm:spPr/>
      <dgm:t>
        <a:bodyPr/>
        <a:lstStyle/>
        <a:p>
          <a:endParaRPr lang="fr-FR"/>
        </a:p>
      </dgm:t>
    </dgm:pt>
    <dgm:pt modelId="{2E16BA1F-5350-4630-866B-00A38E44E696}">
      <dgm:prSet phldrT="[Texte]"/>
      <dgm:spPr/>
      <dgm:t>
        <a:bodyPr/>
        <a:lstStyle/>
        <a:p>
          <a:r>
            <a:rPr lang="fr-FR"/>
            <a:t>Deconnexion</a:t>
          </a:r>
        </a:p>
      </dgm:t>
    </dgm:pt>
    <dgm:pt modelId="{E463BA52-64A9-4D8E-87F7-C4AB94867ACC}" type="parTrans" cxnId="{7E465FBD-9306-42E2-9B5A-B802393B97DD}">
      <dgm:prSet/>
      <dgm:spPr/>
      <dgm:t>
        <a:bodyPr/>
        <a:lstStyle/>
        <a:p>
          <a:endParaRPr lang="fr-FR"/>
        </a:p>
      </dgm:t>
    </dgm:pt>
    <dgm:pt modelId="{41D2088E-E6E1-4CC0-98D5-5FAC6D7970D6}" type="sibTrans" cxnId="{7E465FBD-9306-42E2-9B5A-B802393B97DD}">
      <dgm:prSet/>
      <dgm:spPr/>
      <dgm:t>
        <a:bodyPr/>
        <a:lstStyle/>
        <a:p>
          <a:endParaRPr lang="fr-FR"/>
        </a:p>
      </dgm:t>
    </dgm:pt>
    <dgm:pt modelId="{EFA6E75D-B884-427A-BA42-07A80E91DD97}">
      <dgm:prSet phldrT="[Texte]"/>
      <dgm:spPr/>
      <dgm:t>
        <a:bodyPr/>
        <a:lstStyle/>
        <a:p>
          <a:r>
            <a:rPr lang="fr-FR"/>
            <a:t>Personnalisation</a:t>
          </a:r>
        </a:p>
      </dgm:t>
    </dgm:pt>
    <dgm:pt modelId="{D0F2330F-D028-417F-9993-4CF7FAE6523A}" type="parTrans" cxnId="{721EAA26-E546-4024-B3FA-7B9D797CE537}">
      <dgm:prSet/>
      <dgm:spPr/>
      <dgm:t>
        <a:bodyPr/>
        <a:lstStyle/>
        <a:p>
          <a:endParaRPr lang="fr-FR"/>
        </a:p>
      </dgm:t>
    </dgm:pt>
    <dgm:pt modelId="{509DFAD5-AC5A-4C33-A6C2-88DCB6BFC1B2}" type="sibTrans" cxnId="{721EAA26-E546-4024-B3FA-7B9D797CE537}">
      <dgm:prSet/>
      <dgm:spPr/>
      <dgm:t>
        <a:bodyPr/>
        <a:lstStyle/>
        <a:p>
          <a:endParaRPr lang="fr-FR"/>
        </a:p>
      </dgm:t>
    </dgm:pt>
    <dgm:pt modelId="{34F5B7A7-1A12-4220-B84E-9DA45A272A1D}">
      <dgm:prSet phldrT="[Texte]"/>
      <dgm:spPr/>
      <dgm:t>
        <a:bodyPr/>
        <a:lstStyle/>
        <a:p>
          <a:r>
            <a:rPr lang="fr-FR"/>
            <a:t>Ecologie</a:t>
          </a:r>
        </a:p>
      </dgm:t>
    </dgm:pt>
    <dgm:pt modelId="{314D4345-49A9-4556-97E5-1D80DDE24663}" type="parTrans" cxnId="{0825D1D5-29E6-408F-A63A-16D4EA29A30B}">
      <dgm:prSet/>
      <dgm:spPr/>
      <dgm:t>
        <a:bodyPr/>
        <a:lstStyle/>
        <a:p>
          <a:endParaRPr lang="fr-FR"/>
        </a:p>
      </dgm:t>
    </dgm:pt>
    <dgm:pt modelId="{CC0DE609-6757-4994-BD0F-E34E88794C63}" type="sibTrans" cxnId="{0825D1D5-29E6-408F-A63A-16D4EA29A30B}">
      <dgm:prSet/>
      <dgm:spPr/>
      <dgm:t>
        <a:bodyPr/>
        <a:lstStyle/>
        <a:p>
          <a:endParaRPr lang="fr-FR"/>
        </a:p>
      </dgm:t>
    </dgm:pt>
    <dgm:pt modelId="{E9797BB8-37F4-49F3-B326-B1DDA6F3657E}">
      <dgm:prSet phldrT="[Texte]"/>
      <dgm:spPr/>
      <dgm:t>
        <a:bodyPr/>
        <a:lstStyle/>
        <a:p>
          <a:r>
            <a:rPr lang="fr-FR"/>
            <a:t>Evènements passés</a:t>
          </a:r>
        </a:p>
      </dgm:t>
    </dgm:pt>
    <dgm:pt modelId="{C5DA838B-B39D-4A7F-9DAB-6B4F8B3E0D28}" type="parTrans" cxnId="{37ED6A5F-0E9A-4F75-8A33-7DD6394406EA}">
      <dgm:prSet/>
      <dgm:spPr/>
      <dgm:t>
        <a:bodyPr/>
        <a:lstStyle/>
        <a:p>
          <a:endParaRPr lang="fr-FR"/>
        </a:p>
      </dgm:t>
    </dgm:pt>
    <dgm:pt modelId="{7C3E4373-04D5-4FDD-BB69-04D100CF9D86}" type="sibTrans" cxnId="{37ED6A5F-0E9A-4F75-8A33-7DD6394406EA}">
      <dgm:prSet/>
      <dgm:spPr/>
      <dgm:t>
        <a:bodyPr/>
        <a:lstStyle/>
        <a:p>
          <a:endParaRPr lang="fr-FR"/>
        </a:p>
      </dgm:t>
    </dgm:pt>
    <dgm:pt modelId="{2A54412D-3D13-466E-AE0A-BB70482BFF44}">
      <dgm:prSet phldrT="[Texte]"/>
      <dgm:spPr/>
      <dgm:t>
        <a:bodyPr/>
        <a:lstStyle/>
        <a:p>
          <a:r>
            <a:rPr lang="fr-FR"/>
            <a:t>Evènements futurs</a:t>
          </a:r>
        </a:p>
      </dgm:t>
    </dgm:pt>
    <dgm:pt modelId="{8547A155-028B-43D0-BE2B-C2ACF9B4E278}" type="parTrans" cxnId="{6B9EFF9C-E6C5-4BB7-B47A-80CCC6979032}">
      <dgm:prSet/>
      <dgm:spPr/>
      <dgm:t>
        <a:bodyPr/>
        <a:lstStyle/>
        <a:p>
          <a:endParaRPr lang="fr-FR"/>
        </a:p>
      </dgm:t>
    </dgm:pt>
    <dgm:pt modelId="{1027FA30-4883-49B2-956E-9E3AC269652E}" type="sibTrans" cxnId="{6B9EFF9C-E6C5-4BB7-B47A-80CCC6979032}">
      <dgm:prSet/>
      <dgm:spPr/>
      <dgm:t>
        <a:bodyPr/>
        <a:lstStyle/>
        <a:p>
          <a:endParaRPr lang="fr-FR"/>
        </a:p>
      </dgm:t>
    </dgm:pt>
    <dgm:pt modelId="{A4C053D5-4415-44A7-BCF6-45A075894223}">
      <dgm:prSet phldrT="[Texte]"/>
      <dgm:spPr/>
      <dgm:t>
        <a:bodyPr/>
        <a:lstStyle/>
        <a:p>
          <a:r>
            <a:rPr lang="fr-FR"/>
            <a:t>Reserver un essai</a:t>
          </a:r>
        </a:p>
      </dgm:t>
    </dgm:pt>
    <dgm:pt modelId="{12B469CB-024C-42BB-907C-165C1D8C54D9}" type="parTrans" cxnId="{CE5A56F6-58CD-40A4-946F-D3F7DAC1D3CB}">
      <dgm:prSet/>
      <dgm:spPr/>
      <dgm:t>
        <a:bodyPr/>
        <a:lstStyle/>
        <a:p>
          <a:endParaRPr lang="fr-FR"/>
        </a:p>
      </dgm:t>
    </dgm:pt>
    <dgm:pt modelId="{AA2199CC-79DE-486C-B146-C2D1E976B07C}" type="sibTrans" cxnId="{CE5A56F6-58CD-40A4-946F-D3F7DAC1D3CB}">
      <dgm:prSet/>
      <dgm:spPr/>
      <dgm:t>
        <a:bodyPr/>
        <a:lstStyle/>
        <a:p>
          <a:endParaRPr lang="fr-FR"/>
        </a:p>
      </dgm:t>
    </dgm:pt>
    <dgm:pt modelId="{65857C1A-B9CA-4738-ADB9-5A50300EFE24}">
      <dgm:prSet phldrT="[Texte]"/>
      <dgm:spPr/>
      <dgm:t>
        <a:bodyPr/>
        <a:lstStyle/>
        <a:p>
          <a:r>
            <a:rPr lang="fr-FR"/>
            <a:t>Guides généraux</a:t>
          </a:r>
        </a:p>
      </dgm:t>
    </dgm:pt>
    <dgm:pt modelId="{CC4A0409-A009-4430-BE46-4F6F90D21C54}" type="parTrans" cxnId="{C5A314B6-2E41-4257-98F9-506235535923}">
      <dgm:prSet/>
      <dgm:spPr/>
      <dgm:t>
        <a:bodyPr/>
        <a:lstStyle/>
        <a:p>
          <a:endParaRPr lang="fr-FR"/>
        </a:p>
      </dgm:t>
    </dgm:pt>
    <dgm:pt modelId="{8F9DAD28-F78D-496C-8BBF-0F4BBAC27F03}" type="sibTrans" cxnId="{C5A314B6-2E41-4257-98F9-506235535923}">
      <dgm:prSet/>
      <dgm:spPr/>
      <dgm:t>
        <a:bodyPr/>
        <a:lstStyle/>
        <a:p>
          <a:endParaRPr lang="fr-FR"/>
        </a:p>
      </dgm:t>
    </dgm:pt>
    <dgm:pt modelId="{4D77FF87-8AC2-4899-9B8B-224EBFB5EBAE}">
      <dgm:prSet phldrT="[Texte]"/>
      <dgm:spPr/>
      <dgm:t>
        <a:bodyPr/>
        <a:lstStyle/>
        <a:p>
          <a:r>
            <a:rPr lang="fr-FR"/>
            <a:t>Guides par modèle</a:t>
          </a:r>
        </a:p>
      </dgm:t>
    </dgm:pt>
    <dgm:pt modelId="{36404545-FA0D-4DDC-A5DD-BEF2B0E374F7}" type="parTrans" cxnId="{99415E8C-8194-48D7-A929-7D41A7E03657}">
      <dgm:prSet/>
      <dgm:spPr/>
      <dgm:t>
        <a:bodyPr/>
        <a:lstStyle/>
        <a:p>
          <a:endParaRPr lang="fr-FR"/>
        </a:p>
      </dgm:t>
    </dgm:pt>
    <dgm:pt modelId="{2156FB5B-61E1-439C-8663-82B0AB6A76F0}" type="sibTrans" cxnId="{99415E8C-8194-48D7-A929-7D41A7E03657}">
      <dgm:prSet/>
      <dgm:spPr/>
      <dgm:t>
        <a:bodyPr/>
        <a:lstStyle/>
        <a:p>
          <a:endParaRPr lang="fr-FR"/>
        </a:p>
      </dgm:t>
    </dgm:pt>
    <dgm:pt modelId="{A21A019E-5871-4012-BE13-CECEB944770F}">
      <dgm:prSet phldrT="[Texte]"/>
      <dgm:spPr/>
      <dgm:t>
        <a:bodyPr/>
        <a:lstStyle/>
        <a:p>
          <a:r>
            <a:rPr lang="fr-FR"/>
            <a:t>Mes informations</a:t>
          </a:r>
        </a:p>
      </dgm:t>
    </dgm:pt>
    <dgm:pt modelId="{C84E719E-3E23-4337-A2B2-78CC2E5C23EA}" type="parTrans" cxnId="{6AAB926A-EA3C-44F6-87ED-B1165FA10896}">
      <dgm:prSet/>
      <dgm:spPr/>
      <dgm:t>
        <a:bodyPr/>
        <a:lstStyle/>
        <a:p>
          <a:endParaRPr lang="fr-FR"/>
        </a:p>
      </dgm:t>
    </dgm:pt>
    <dgm:pt modelId="{63914E1A-2A87-42B2-9413-7D6432FC5B33}" type="sibTrans" cxnId="{6AAB926A-EA3C-44F6-87ED-B1165FA10896}">
      <dgm:prSet/>
      <dgm:spPr/>
      <dgm:t>
        <a:bodyPr/>
        <a:lstStyle/>
        <a:p>
          <a:endParaRPr lang="fr-FR"/>
        </a:p>
      </dgm:t>
    </dgm:pt>
    <dgm:pt modelId="{913438D7-93EF-4F56-8553-1FCD7777825E}" type="pres">
      <dgm:prSet presAssocID="{CA2EFB33-8011-4227-95AF-8AA48EF1049D}" presName="diagram" presStyleCnt="0">
        <dgm:presLayoutVars>
          <dgm:chPref val="1"/>
          <dgm:dir/>
          <dgm:animOne val="branch"/>
          <dgm:animLvl val="lvl"/>
          <dgm:resizeHandles/>
        </dgm:presLayoutVars>
      </dgm:prSet>
      <dgm:spPr/>
    </dgm:pt>
    <dgm:pt modelId="{E965A6E0-9287-4A69-B582-9CE9D857FC05}" type="pres">
      <dgm:prSet presAssocID="{3F9C6B70-54C2-4C22-A57D-49DA0ECF3628}" presName="root" presStyleCnt="0"/>
      <dgm:spPr/>
    </dgm:pt>
    <dgm:pt modelId="{BCCC0B40-45EF-467A-A63F-5739492AC9E2}" type="pres">
      <dgm:prSet presAssocID="{3F9C6B70-54C2-4C22-A57D-49DA0ECF3628}" presName="rootComposite" presStyleCnt="0"/>
      <dgm:spPr/>
    </dgm:pt>
    <dgm:pt modelId="{F9B1752D-28A3-4AB3-83EA-FB6167C4180F}" type="pres">
      <dgm:prSet presAssocID="{3F9C6B70-54C2-4C22-A57D-49DA0ECF3628}" presName="rootText" presStyleLbl="node1" presStyleIdx="0" presStyleCnt="3"/>
      <dgm:spPr/>
    </dgm:pt>
    <dgm:pt modelId="{17D8F980-52B1-4BAF-BE9E-0B8AD1A4E5BC}" type="pres">
      <dgm:prSet presAssocID="{3F9C6B70-54C2-4C22-A57D-49DA0ECF3628}" presName="rootConnector" presStyleLbl="node1" presStyleIdx="0" presStyleCnt="3"/>
      <dgm:spPr/>
    </dgm:pt>
    <dgm:pt modelId="{991A3D99-61ED-45CC-9AE1-1E09B9E17757}" type="pres">
      <dgm:prSet presAssocID="{3F9C6B70-54C2-4C22-A57D-49DA0ECF3628}" presName="childShape" presStyleCnt="0"/>
      <dgm:spPr/>
    </dgm:pt>
    <dgm:pt modelId="{6B7CBF7C-EA19-4616-83C0-F7B3C61A1939}" type="pres">
      <dgm:prSet presAssocID="{E6D2D555-6CE0-4EFA-A340-F414D0FA43E2}" presName="Name13" presStyleLbl="parChTrans1D2" presStyleIdx="0" presStyleCnt="10"/>
      <dgm:spPr/>
    </dgm:pt>
    <dgm:pt modelId="{BA5D6664-2398-425C-8E1E-DE289230FED8}" type="pres">
      <dgm:prSet presAssocID="{B36F17B4-4D43-4B38-883D-870BCE6820D0}" presName="childText" presStyleLbl="bgAcc1" presStyleIdx="0" presStyleCnt="10">
        <dgm:presLayoutVars>
          <dgm:bulletEnabled val="1"/>
        </dgm:presLayoutVars>
      </dgm:prSet>
      <dgm:spPr/>
    </dgm:pt>
    <dgm:pt modelId="{9DC87B47-DB2E-4FD4-9F54-34C36EB75DF3}" type="pres">
      <dgm:prSet presAssocID="{0FE1DE34-54DF-4017-BEB1-670826ECC85C}" presName="Name13" presStyleLbl="parChTrans1D2" presStyleIdx="1" presStyleCnt="10"/>
      <dgm:spPr/>
    </dgm:pt>
    <dgm:pt modelId="{5ACFD944-FDB4-416D-BDC6-579BE9A2C3DA}" type="pres">
      <dgm:prSet presAssocID="{CF607827-64D5-4724-9BBB-A7F0794D0B12}" presName="childText" presStyleLbl="bgAcc1" presStyleIdx="1" presStyleCnt="10">
        <dgm:presLayoutVars>
          <dgm:bulletEnabled val="1"/>
        </dgm:presLayoutVars>
      </dgm:prSet>
      <dgm:spPr/>
    </dgm:pt>
    <dgm:pt modelId="{17E3276A-B994-47AF-9B0C-D88669692AFB}" type="pres">
      <dgm:prSet presAssocID="{07E18F5F-174F-4C68-8B6E-1EC0380E6875}" presName="Name13" presStyleLbl="parChTrans1D2" presStyleIdx="2" presStyleCnt="10"/>
      <dgm:spPr/>
    </dgm:pt>
    <dgm:pt modelId="{96917E83-C4FC-4E6D-B334-8F3A5A4FF0AD}" type="pres">
      <dgm:prSet presAssocID="{CB432E0D-346E-4825-B79A-F7566B0FF439}" presName="childText" presStyleLbl="bgAcc1" presStyleIdx="2" presStyleCnt="10">
        <dgm:presLayoutVars>
          <dgm:bulletEnabled val="1"/>
        </dgm:presLayoutVars>
      </dgm:prSet>
      <dgm:spPr/>
    </dgm:pt>
    <dgm:pt modelId="{7FC2323C-3ACE-4BC7-9BCA-DCAE4C2FCFBE}" type="pres">
      <dgm:prSet presAssocID="{BFEA74A5-BDA2-473E-ADAB-A3135A8243F4}" presName="Name13" presStyleLbl="parChTrans1D2" presStyleIdx="3" presStyleCnt="10"/>
      <dgm:spPr/>
    </dgm:pt>
    <dgm:pt modelId="{724D5870-285C-405A-B2E7-A9DA50946523}" type="pres">
      <dgm:prSet presAssocID="{E8F623F2-ABC0-4CD5-BDF9-EB5B441BC088}" presName="childText" presStyleLbl="bgAcc1" presStyleIdx="3" presStyleCnt="10">
        <dgm:presLayoutVars>
          <dgm:bulletEnabled val="1"/>
        </dgm:presLayoutVars>
      </dgm:prSet>
      <dgm:spPr/>
    </dgm:pt>
    <dgm:pt modelId="{76472EE7-4E36-4A83-B3A9-EE381629713F}" type="pres">
      <dgm:prSet presAssocID="{0012F5DC-927A-4419-9D18-9B500A7DDEB6}" presName="Name13" presStyleLbl="parChTrans1D2" presStyleIdx="4" presStyleCnt="10"/>
      <dgm:spPr/>
    </dgm:pt>
    <dgm:pt modelId="{A6459532-44F4-423E-BC05-1ECEF9D0CCEF}" type="pres">
      <dgm:prSet presAssocID="{B6C4FEE1-0F15-4C87-8C57-992797BBBD03}" presName="childText" presStyleLbl="bgAcc1" presStyleIdx="4" presStyleCnt="10">
        <dgm:presLayoutVars>
          <dgm:bulletEnabled val="1"/>
        </dgm:presLayoutVars>
      </dgm:prSet>
      <dgm:spPr/>
    </dgm:pt>
    <dgm:pt modelId="{C8DDD33E-0931-4508-B3B5-7E87F5E5566F}" type="pres">
      <dgm:prSet presAssocID="{513EAA8B-9C9D-4699-9E44-F6E6BADB4057}" presName="root" presStyleCnt="0"/>
      <dgm:spPr/>
    </dgm:pt>
    <dgm:pt modelId="{FC0D3B89-D988-45E9-A7E0-9E13C82C8E1C}" type="pres">
      <dgm:prSet presAssocID="{513EAA8B-9C9D-4699-9E44-F6E6BADB4057}" presName="rootComposite" presStyleCnt="0"/>
      <dgm:spPr/>
    </dgm:pt>
    <dgm:pt modelId="{7D8317FB-DACF-4BF9-B969-9B9E5A724AA6}" type="pres">
      <dgm:prSet presAssocID="{513EAA8B-9C9D-4699-9E44-F6E6BADB4057}" presName="rootText" presStyleLbl="node1" presStyleIdx="1" presStyleCnt="3"/>
      <dgm:spPr/>
    </dgm:pt>
    <dgm:pt modelId="{CE60567F-27E3-434D-8E35-089E5B606724}" type="pres">
      <dgm:prSet presAssocID="{513EAA8B-9C9D-4699-9E44-F6E6BADB4057}" presName="rootConnector" presStyleLbl="node1" presStyleIdx="1" presStyleCnt="3"/>
      <dgm:spPr/>
    </dgm:pt>
    <dgm:pt modelId="{FEB2CAB9-2C52-4E7C-8B7A-AC2FF1D1014C}" type="pres">
      <dgm:prSet presAssocID="{513EAA8B-9C9D-4699-9E44-F6E6BADB4057}" presName="childShape" presStyleCnt="0"/>
      <dgm:spPr/>
    </dgm:pt>
    <dgm:pt modelId="{51AD9F07-3BD3-4394-9402-CCFE2545A00F}" type="pres">
      <dgm:prSet presAssocID="{C3A56222-BBBC-4657-A721-AEC3CFD4B9C6}" presName="Name13" presStyleLbl="parChTrans1D2" presStyleIdx="5" presStyleCnt="10"/>
      <dgm:spPr/>
    </dgm:pt>
    <dgm:pt modelId="{B3075963-49CA-4F21-8C41-6AB8699FA3FD}" type="pres">
      <dgm:prSet presAssocID="{34106722-9013-4B13-BD95-87D4D2C52CC4}" presName="childText" presStyleLbl="bgAcc1" presStyleIdx="5" presStyleCnt="10">
        <dgm:presLayoutVars>
          <dgm:bulletEnabled val="1"/>
        </dgm:presLayoutVars>
      </dgm:prSet>
      <dgm:spPr/>
    </dgm:pt>
    <dgm:pt modelId="{9CC11198-EEEB-403F-AD9A-F97429047598}" type="pres">
      <dgm:prSet presAssocID="{2C58EE36-6DFC-4213-B047-6EE1FBD826CB}" presName="Name13" presStyleLbl="parChTrans1D2" presStyleIdx="6" presStyleCnt="10"/>
      <dgm:spPr/>
    </dgm:pt>
    <dgm:pt modelId="{C4E8D6AE-62B5-4047-AE5E-93EE487EA341}" type="pres">
      <dgm:prSet presAssocID="{7662C534-AA6E-4E41-BAA8-F339871DC960}" presName="childText" presStyleLbl="bgAcc1" presStyleIdx="6" presStyleCnt="10">
        <dgm:presLayoutVars>
          <dgm:bulletEnabled val="1"/>
        </dgm:presLayoutVars>
      </dgm:prSet>
      <dgm:spPr/>
    </dgm:pt>
    <dgm:pt modelId="{63F7A0F6-7435-42D6-9F0C-577FDF73E313}" type="pres">
      <dgm:prSet presAssocID="{794366BB-1DA1-488C-8424-7E67E69CD1AB}" presName="Name13" presStyleLbl="parChTrans1D2" presStyleIdx="7" presStyleCnt="10"/>
      <dgm:spPr/>
    </dgm:pt>
    <dgm:pt modelId="{5C272650-9EEC-4DB2-B8E7-BF5AF8F76375}" type="pres">
      <dgm:prSet presAssocID="{5BF17E6A-77CC-458F-ACB8-D7B0C9900E2F}" presName="childText" presStyleLbl="bgAcc1" presStyleIdx="7" presStyleCnt="10">
        <dgm:presLayoutVars>
          <dgm:bulletEnabled val="1"/>
        </dgm:presLayoutVars>
      </dgm:prSet>
      <dgm:spPr/>
    </dgm:pt>
    <dgm:pt modelId="{581395EC-DF4B-4931-88D3-A9135842E88D}" type="pres">
      <dgm:prSet presAssocID="{0C660D1D-0BE8-4F34-8FC0-51DBB6537760}" presName="root" presStyleCnt="0"/>
      <dgm:spPr/>
    </dgm:pt>
    <dgm:pt modelId="{A3084787-F76B-4F2D-B1D8-68A31CC8D3FB}" type="pres">
      <dgm:prSet presAssocID="{0C660D1D-0BE8-4F34-8FC0-51DBB6537760}" presName="rootComposite" presStyleCnt="0"/>
      <dgm:spPr/>
    </dgm:pt>
    <dgm:pt modelId="{70D48020-875B-4C72-83AD-3BB39729D24F}" type="pres">
      <dgm:prSet presAssocID="{0C660D1D-0BE8-4F34-8FC0-51DBB6537760}" presName="rootText" presStyleLbl="node1" presStyleIdx="2" presStyleCnt="3"/>
      <dgm:spPr/>
    </dgm:pt>
    <dgm:pt modelId="{C9A6C258-CC99-4389-9A0A-34AD84D80EC8}" type="pres">
      <dgm:prSet presAssocID="{0C660D1D-0BE8-4F34-8FC0-51DBB6537760}" presName="rootConnector" presStyleLbl="node1" presStyleIdx="2" presStyleCnt="3"/>
      <dgm:spPr/>
    </dgm:pt>
    <dgm:pt modelId="{DB125BF6-647C-427D-9660-FB32FA96DA01}" type="pres">
      <dgm:prSet presAssocID="{0C660D1D-0BE8-4F34-8FC0-51DBB6537760}" presName="childShape" presStyleCnt="0"/>
      <dgm:spPr/>
    </dgm:pt>
    <dgm:pt modelId="{23024086-782C-44B5-BEEA-01250B029389}" type="pres">
      <dgm:prSet presAssocID="{05E64242-B990-4C87-BA62-05A7699F0BEE}" presName="Name13" presStyleLbl="parChTrans1D2" presStyleIdx="8" presStyleCnt="10"/>
      <dgm:spPr/>
    </dgm:pt>
    <dgm:pt modelId="{B7EFCAEB-46B3-4DA9-99F0-27FE4D16BD99}" type="pres">
      <dgm:prSet presAssocID="{B2068974-7CC3-460D-8EA0-2A4805C72828}" presName="childText" presStyleLbl="bgAcc1" presStyleIdx="8" presStyleCnt="10">
        <dgm:presLayoutVars>
          <dgm:bulletEnabled val="1"/>
        </dgm:presLayoutVars>
      </dgm:prSet>
      <dgm:spPr/>
    </dgm:pt>
    <dgm:pt modelId="{2772F614-184C-40CC-93EE-507651CAE40D}" type="pres">
      <dgm:prSet presAssocID="{AAABFD40-BFDD-478A-8E45-5522E4920B6B}" presName="Name13" presStyleLbl="parChTrans1D2" presStyleIdx="9" presStyleCnt="10"/>
      <dgm:spPr/>
    </dgm:pt>
    <dgm:pt modelId="{AB5850BA-6316-4408-B4BD-0F443574634A}" type="pres">
      <dgm:prSet presAssocID="{4B58064D-97EB-45CC-9130-2D22CE620824}" presName="childText" presStyleLbl="bgAcc1" presStyleIdx="9" presStyleCnt="10">
        <dgm:presLayoutVars>
          <dgm:bulletEnabled val="1"/>
        </dgm:presLayoutVars>
      </dgm:prSet>
      <dgm:spPr/>
    </dgm:pt>
  </dgm:ptLst>
  <dgm:cxnLst>
    <dgm:cxn modelId="{37A44C03-1EC7-4446-8BB4-7CFA9BE107FB}" srcId="{3F9C6B70-54C2-4C22-A57D-49DA0ECF3628}" destId="{B36F17B4-4D43-4B38-883D-870BCE6820D0}" srcOrd="0" destOrd="0" parTransId="{E6D2D555-6CE0-4EFA-A340-F414D0FA43E2}" sibTransId="{9D20674A-FE98-418B-A85E-74AFA41E9134}"/>
    <dgm:cxn modelId="{7D973806-1721-4485-A250-35FA337BC226}" srcId="{3F9C6B70-54C2-4C22-A57D-49DA0ECF3628}" destId="{CB432E0D-346E-4825-B79A-F7566B0FF439}" srcOrd="2" destOrd="0" parTransId="{07E18F5F-174F-4C68-8B6E-1EC0380E6875}" sibTransId="{FC5780EB-A48A-48B7-AAB5-4851897548F9}"/>
    <dgm:cxn modelId="{AEF1F006-0676-4CBE-86E6-11BF6A7F1D52}" type="presOf" srcId="{B36F17B4-4D43-4B38-883D-870BCE6820D0}" destId="{BA5D6664-2398-425C-8E1E-DE289230FED8}" srcOrd="0" destOrd="0" presId="urn:microsoft.com/office/officeart/2005/8/layout/hierarchy3"/>
    <dgm:cxn modelId="{173FE507-7C56-4BAD-AB75-F558316F0354}" type="presOf" srcId="{6AB57903-1B72-4A0C-B1FC-28207B3C0BB0}" destId="{B3075963-49CA-4F21-8C41-6AB8699FA3FD}" srcOrd="0" destOrd="2" presId="urn:microsoft.com/office/officeart/2005/8/layout/hierarchy3"/>
    <dgm:cxn modelId="{FBB67A0C-B7BD-4EA6-9509-540E825CB386}" type="presOf" srcId="{2E16BA1F-5350-4630-866B-00A38E44E696}" destId="{B3075963-49CA-4F21-8C41-6AB8699FA3FD}" srcOrd="0" destOrd="3" presId="urn:microsoft.com/office/officeart/2005/8/layout/hierarchy3"/>
    <dgm:cxn modelId="{898F8313-D12A-428D-9FCA-0A852E690805}" type="presOf" srcId="{0C660D1D-0BE8-4F34-8FC0-51DBB6537760}" destId="{70D48020-875B-4C72-83AD-3BB39729D24F}" srcOrd="0" destOrd="0" presId="urn:microsoft.com/office/officeart/2005/8/layout/hierarchy3"/>
    <dgm:cxn modelId="{BD65D214-E703-47EE-8F17-08D7B0F5E039}" type="presOf" srcId="{A4C053D5-4415-44A7-BCF6-45A075894223}" destId="{96917E83-C4FC-4E6D-B334-8F3A5A4FF0AD}" srcOrd="0" destOrd="3" presId="urn:microsoft.com/office/officeart/2005/8/layout/hierarchy3"/>
    <dgm:cxn modelId="{BD57CD22-F3BF-453B-849F-E6CB68D4E175}" type="presOf" srcId="{AAABFD40-BFDD-478A-8E45-5522E4920B6B}" destId="{2772F614-184C-40CC-93EE-507651CAE40D}" srcOrd="0" destOrd="0" presId="urn:microsoft.com/office/officeart/2005/8/layout/hierarchy3"/>
    <dgm:cxn modelId="{DF5E4723-DE4B-4BF7-A32D-75B9628310FF}" srcId="{3F9C6B70-54C2-4C22-A57D-49DA0ECF3628}" destId="{CF607827-64D5-4724-9BBB-A7F0794D0B12}" srcOrd="1" destOrd="0" parTransId="{0FE1DE34-54DF-4017-BEB1-670826ECC85C}" sibTransId="{F44AB2E5-9312-468D-95C7-9CBFD7D0D3A7}"/>
    <dgm:cxn modelId="{721EAA26-E546-4024-B3FA-7B9D797CE537}" srcId="{CF607827-64D5-4724-9BBB-A7F0794D0B12}" destId="{EFA6E75D-B884-427A-BA42-07A80E91DD97}" srcOrd="1" destOrd="0" parTransId="{D0F2330F-D028-417F-9993-4CF7FAE6523A}" sibTransId="{509DFAD5-AC5A-4C33-A6C2-88DCB6BFC1B2}"/>
    <dgm:cxn modelId="{ED7A3A27-A094-468F-A436-ABEEBBFAB076}" type="presOf" srcId="{4D77FF87-8AC2-4899-9B8B-224EBFB5EBAE}" destId="{A6459532-44F4-423E-BC05-1ECEF9D0CCEF}" srcOrd="0" destOrd="2" presId="urn:microsoft.com/office/officeart/2005/8/layout/hierarchy3"/>
    <dgm:cxn modelId="{25EC5C29-0585-4C92-B2A5-D9D086758743}" type="presOf" srcId="{CB47E404-BF57-4164-97EF-7413937F8057}" destId="{5C272650-9EEC-4DB2-B8E7-BF5AF8F76375}" srcOrd="0" destOrd="3" presId="urn:microsoft.com/office/officeart/2005/8/layout/hierarchy3"/>
    <dgm:cxn modelId="{394ACD30-2CEA-48A2-BC80-7C6DB008F6CF}" type="presOf" srcId="{B2068974-7CC3-460D-8EA0-2A4805C72828}" destId="{B7EFCAEB-46B3-4DA9-99F0-27FE4D16BD99}" srcOrd="0" destOrd="0" presId="urn:microsoft.com/office/officeart/2005/8/layout/hierarchy3"/>
    <dgm:cxn modelId="{7740FC32-D818-4CBF-AFD3-4647D34AAC81}" type="presOf" srcId="{E9797BB8-37F4-49F3-B326-B1DDA6F3657E}" destId="{96917E83-C4FC-4E6D-B334-8F3A5A4FF0AD}" srcOrd="0" destOrd="1" presId="urn:microsoft.com/office/officeart/2005/8/layout/hierarchy3"/>
    <dgm:cxn modelId="{C98B2A40-85CD-4F97-8031-B97143C5E1B2}" srcId="{513EAA8B-9C9D-4699-9E44-F6E6BADB4057}" destId="{34106722-9013-4B13-BD95-87D4D2C52CC4}" srcOrd="0" destOrd="0" parTransId="{C3A56222-BBBC-4657-A721-AEC3CFD4B9C6}" sibTransId="{09597311-B759-46EF-9A04-804B426FB4AA}"/>
    <dgm:cxn modelId="{8AF0FC40-7D30-43A6-B285-B424E1DBAEAB}" type="presOf" srcId="{07E18F5F-174F-4C68-8B6E-1EC0380E6875}" destId="{17E3276A-B994-47AF-9B0C-D88669692AFB}" srcOrd="0" destOrd="0" presId="urn:microsoft.com/office/officeart/2005/8/layout/hierarchy3"/>
    <dgm:cxn modelId="{5AAE8C5D-6975-4C3D-BA1E-884C2504EFCA}" type="presOf" srcId="{0C660D1D-0BE8-4F34-8FC0-51DBB6537760}" destId="{C9A6C258-CC99-4389-9A0A-34AD84D80EC8}" srcOrd="1" destOrd="0" presId="urn:microsoft.com/office/officeart/2005/8/layout/hierarchy3"/>
    <dgm:cxn modelId="{E579445E-A7C2-472A-BBA4-1029892902A0}" type="presOf" srcId="{3F9C6B70-54C2-4C22-A57D-49DA0ECF3628}" destId="{F9B1752D-28A3-4AB3-83EA-FB6167C4180F}" srcOrd="0" destOrd="0" presId="urn:microsoft.com/office/officeart/2005/8/layout/hierarchy3"/>
    <dgm:cxn modelId="{37ED6A5F-0E9A-4F75-8A33-7DD6394406EA}" srcId="{CB432E0D-346E-4825-B79A-F7566B0FF439}" destId="{E9797BB8-37F4-49F3-B326-B1DDA6F3657E}" srcOrd="0" destOrd="0" parTransId="{C5DA838B-B39D-4A7F-9DAB-6B4F8B3E0D28}" sibTransId="{7C3E4373-04D5-4FDD-BB69-04D100CF9D86}"/>
    <dgm:cxn modelId="{B4E89042-B21D-4ABC-9B9C-41A66314A591}" type="presOf" srcId="{2C58EE36-6DFC-4213-B047-6EE1FBD826CB}" destId="{9CC11198-EEEB-403F-AD9A-F97429047598}" srcOrd="0" destOrd="0" presId="urn:microsoft.com/office/officeart/2005/8/layout/hierarchy3"/>
    <dgm:cxn modelId="{739B2644-A231-40ED-8779-96930FB755EA}" type="presOf" srcId="{EFA6E75D-B884-427A-BA42-07A80E91DD97}" destId="{5ACFD944-FDB4-416D-BDC6-579BE9A2C3DA}" srcOrd="0" destOrd="2" presId="urn:microsoft.com/office/officeart/2005/8/layout/hierarchy3"/>
    <dgm:cxn modelId="{61755145-CA6D-4057-9105-4BF7304A20EF}" type="presOf" srcId="{34F5B7A7-1A12-4220-B84E-9DA45A272A1D}" destId="{5ACFD944-FDB4-416D-BDC6-579BE9A2C3DA}" srcOrd="0" destOrd="1" presId="urn:microsoft.com/office/officeart/2005/8/layout/hierarchy3"/>
    <dgm:cxn modelId="{72E6C165-DCAC-494C-9442-2FDCD37F5BD6}" type="presOf" srcId="{A21A019E-5871-4012-BE13-CECEB944770F}" destId="{5C272650-9EEC-4DB2-B8E7-BF5AF8F76375}" srcOrd="0" destOrd="1" presId="urn:microsoft.com/office/officeart/2005/8/layout/hierarchy3"/>
    <dgm:cxn modelId="{91C81566-348C-47D7-88FB-BF899FB9DB3E}" srcId="{5BF17E6A-77CC-458F-ACB8-D7B0C9900E2F}" destId="{A397FDDB-733B-4286-B855-B2D032274B8C}" srcOrd="1" destOrd="0" parTransId="{C70D4351-0819-455C-A271-2352A265676A}" sibTransId="{DED00B0A-7FF5-4357-A295-8F22EBAFDC91}"/>
    <dgm:cxn modelId="{6AAB926A-EA3C-44F6-87ED-B1165FA10896}" srcId="{5BF17E6A-77CC-458F-ACB8-D7B0C9900E2F}" destId="{A21A019E-5871-4012-BE13-CECEB944770F}" srcOrd="0" destOrd="0" parTransId="{C84E719E-3E23-4337-A2B2-78CC2E5C23EA}" sibTransId="{63914E1A-2A87-42B2-9413-7D6432FC5B33}"/>
    <dgm:cxn modelId="{8274914E-515C-4287-AEB9-5AE51CF46707}" type="presOf" srcId="{5BF17E6A-77CC-458F-ACB8-D7B0C9900E2F}" destId="{5C272650-9EEC-4DB2-B8E7-BF5AF8F76375}" srcOrd="0" destOrd="0" presId="urn:microsoft.com/office/officeart/2005/8/layout/hierarchy3"/>
    <dgm:cxn modelId="{70C1A04E-13FA-4340-B711-AE34C3DFC303}" type="presOf" srcId="{A397FDDB-733B-4286-B855-B2D032274B8C}" destId="{5C272650-9EEC-4DB2-B8E7-BF5AF8F76375}" srcOrd="0" destOrd="2" presId="urn:microsoft.com/office/officeart/2005/8/layout/hierarchy3"/>
    <dgm:cxn modelId="{3FC3EA4E-6C33-4632-BDFA-47FF9434D506}" srcId="{E8F623F2-ABC0-4CD5-BDF9-EB5B441BC088}" destId="{C38A0CBE-4CC5-4E01-95BB-AE728763B8FB}" srcOrd="1" destOrd="0" parTransId="{8827F2D4-B95C-48B6-9F17-1301C4E16B40}" sibTransId="{58E18092-2DD3-44D5-BE7C-8C8764B0B354}"/>
    <dgm:cxn modelId="{29D8B571-1B38-4120-90CF-5B2F7F371453}" type="presOf" srcId="{3F9C6B70-54C2-4C22-A57D-49DA0ECF3628}" destId="{17D8F980-52B1-4BAF-BE9E-0B8AD1A4E5BC}" srcOrd="1" destOrd="0" presId="urn:microsoft.com/office/officeart/2005/8/layout/hierarchy3"/>
    <dgm:cxn modelId="{A0A34E72-8C79-468D-864D-DB9781806B91}" type="presOf" srcId="{AA9D5088-6CCF-4A38-A94F-D380E9D97198}" destId="{B3075963-49CA-4F21-8C41-6AB8699FA3FD}" srcOrd="0" destOrd="1" presId="urn:microsoft.com/office/officeart/2005/8/layout/hierarchy3"/>
    <dgm:cxn modelId="{62C35672-29DB-4566-8323-A2E7F49F5FA1}" type="presOf" srcId="{DAE75C1F-B4F4-4AB9-B7F9-1BB5EB3DFC2A}" destId="{724D5870-285C-405A-B2E7-A9DA50946523}" srcOrd="0" destOrd="1" presId="urn:microsoft.com/office/officeart/2005/8/layout/hierarchy3"/>
    <dgm:cxn modelId="{D1225B76-BA32-4448-A665-B8A398093CC4}" type="presOf" srcId="{BFEA74A5-BDA2-473E-ADAB-A3135A8243F4}" destId="{7FC2323C-3ACE-4BC7-9BCA-DCAE4C2FCFBE}" srcOrd="0" destOrd="0" presId="urn:microsoft.com/office/officeart/2005/8/layout/hierarchy3"/>
    <dgm:cxn modelId="{363A8F58-1FF7-4BDF-AB3B-28197BFD0841}" srcId="{E8F623F2-ABC0-4CD5-BDF9-EB5B441BC088}" destId="{DAE75C1F-B4F4-4AB9-B7F9-1BB5EB3DFC2A}" srcOrd="0" destOrd="0" parTransId="{62CC4270-75F8-46EF-A2D9-9D0319FDE7B5}" sibTransId="{367B0E2D-B0FD-4686-A58E-A713FCABF6C9}"/>
    <dgm:cxn modelId="{9E7FDA59-3B83-4B20-B710-B88DD3D3633C}" srcId="{CA2EFB33-8011-4227-95AF-8AA48EF1049D}" destId="{3F9C6B70-54C2-4C22-A57D-49DA0ECF3628}" srcOrd="0" destOrd="0" parTransId="{FB003148-78DD-4289-BC4E-6E18AFF0DCF4}" sibTransId="{7460EDA2-EE14-407A-8CE4-6444F6CF8CC2}"/>
    <dgm:cxn modelId="{7FDBCD5A-6866-4876-A485-C2859BF1B789}" type="presOf" srcId="{513EAA8B-9C9D-4699-9E44-F6E6BADB4057}" destId="{CE60567F-27E3-434D-8E35-089E5B606724}" srcOrd="1" destOrd="0" presId="urn:microsoft.com/office/officeart/2005/8/layout/hierarchy3"/>
    <dgm:cxn modelId="{DCEDF985-338B-4E38-A873-5B7D87206308}" type="presOf" srcId="{513EAA8B-9C9D-4699-9E44-F6E6BADB4057}" destId="{7D8317FB-DACF-4BF9-B969-9B9E5A724AA6}" srcOrd="0" destOrd="0" presId="urn:microsoft.com/office/officeart/2005/8/layout/hierarchy3"/>
    <dgm:cxn modelId="{99415E8C-8194-48D7-A929-7D41A7E03657}" srcId="{B6C4FEE1-0F15-4C87-8C57-992797BBBD03}" destId="{4D77FF87-8AC2-4899-9B8B-224EBFB5EBAE}" srcOrd="1" destOrd="0" parTransId="{36404545-FA0D-4DDC-A5DD-BEF2B0E374F7}" sibTransId="{2156FB5B-61E1-439C-8663-82B0AB6A76F0}"/>
    <dgm:cxn modelId="{3AA3BC8D-BF32-414E-8115-DA58B4EC21CF}" srcId="{CA2EFB33-8011-4227-95AF-8AA48EF1049D}" destId="{0C660D1D-0BE8-4F34-8FC0-51DBB6537760}" srcOrd="2" destOrd="0" parTransId="{4D39CF1A-B2B1-4FDB-9A2E-65B89C78869C}" sibTransId="{00108C68-EA50-426D-9B6D-32EAEE1F20B1}"/>
    <dgm:cxn modelId="{D2E5B597-A280-45BC-B872-FC811EB77854}" srcId="{0C660D1D-0BE8-4F34-8FC0-51DBB6537760}" destId="{4B58064D-97EB-45CC-9130-2D22CE620824}" srcOrd="1" destOrd="0" parTransId="{AAABFD40-BFDD-478A-8E45-5522E4920B6B}" sibTransId="{78272AC4-F5B1-4498-BAF3-2213D4A62A22}"/>
    <dgm:cxn modelId="{6804359B-706A-4F75-A3AF-D3D6B8DD94EF}" type="presOf" srcId="{0FE1DE34-54DF-4017-BEB1-670826ECC85C}" destId="{9DC87B47-DB2E-4FD4-9F54-34C36EB75DF3}" srcOrd="0" destOrd="0" presId="urn:microsoft.com/office/officeart/2005/8/layout/hierarchy3"/>
    <dgm:cxn modelId="{4A20A39B-A9D2-47B7-BF12-3D833F3994CD}" type="presOf" srcId="{CB432E0D-346E-4825-B79A-F7566B0FF439}" destId="{96917E83-C4FC-4E6D-B334-8F3A5A4FF0AD}" srcOrd="0" destOrd="0" presId="urn:microsoft.com/office/officeart/2005/8/layout/hierarchy3"/>
    <dgm:cxn modelId="{6B9EFF9C-E6C5-4BB7-B47A-80CCC6979032}" srcId="{CB432E0D-346E-4825-B79A-F7566B0FF439}" destId="{2A54412D-3D13-466E-AE0A-BB70482BFF44}" srcOrd="1" destOrd="0" parTransId="{8547A155-028B-43D0-BE2B-C2ACF9B4E278}" sibTransId="{1027FA30-4883-49B2-956E-9E3AC269652E}"/>
    <dgm:cxn modelId="{4471199E-47E9-4CE2-B343-617777D29F0F}" type="presOf" srcId="{CF607827-64D5-4724-9BBB-A7F0794D0B12}" destId="{5ACFD944-FDB4-416D-BDC6-579BE9A2C3DA}" srcOrd="0" destOrd="0" presId="urn:microsoft.com/office/officeart/2005/8/layout/hierarchy3"/>
    <dgm:cxn modelId="{88B92AA6-F1EA-462B-B6FC-35762940AD69}" type="presOf" srcId="{794366BB-1DA1-488C-8424-7E67E69CD1AB}" destId="{63F7A0F6-7435-42D6-9F0C-577FDF73E313}" srcOrd="0" destOrd="0" presId="urn:microsoft.com/office/officeart/2005/8/layout/hierarchy3"/>
    <dgm:cxn modelId="{133B99A6-6278-4BC5-9F6C-D5B148AC1847}" srcId="{513EAA8B-9C9D-4699-9E44-F6E6BADB4057}" destId="{7662C534-AA6E-4E41-BAA8-F339871DC960}" srcOrd="1" destOrd="0" parTransId="{2C58EE36-6DFC-4213-B047-6EE1FBD826CB}" sibTransId="{EE026F17-894E-4A2E-85C9-03AD207B6EDF}"/>
    <dgm:cxn modelId="{C3A116A7-523D-47D7-99E8-7B3D2F163674}" srcId="{34106722-9013-4B13-BD95-87D4D2C52CC4}" destId="{AA9D5088-6CCF-4A38-A94F-D380E9D97198}" srcOrd="0" destOrd="0" parTransId="{E99B6AF2-1940-41D3-B60A-119ABD05C7F3}" sibTransId="{2AE45151-BC25-441C-B972-B0F6F9314864}"/>
    <dgm:cxn modelId="{F9AE81A7-CA34-4AED-8A39-5061208969EB}" type="presOf" srcId="{B6C4FEE1-0F15-4C87-8C57-992797BBBD03}" destId="{A6459532-44F4-423E-BC05-1ECEF9D0CCEF}" srcOrd="0" destOrd="0" presId="urn:microsoft.com/office/officeart/2005/8/layout/hierarchy3"/>
    <dgm:cxn modelId="{4A3A9AA7-D971-4243-9DEC-A82A992100B6}" srcId="{0C660D1D-0BE8-4F34-8FC0-51DBB6537760}" destId="{B2068974-7CC3-460D-8EA0-2A4805C72828}" srcOrd="0" destOrd="0" parTransId="{05E64242-B990-4C87-BA62-05A7699F0BEE}" sibTransId="{7DC9079E-BDFE-4C85-8FA7-70E0B14ACC93}"/>
    <dgm:cxn modelId="{F70E89A9-D7EE-4182-AD8E-78F1DB2F6BED}" type="presOf" srcId="{34106722-9013-4B13-BD95-87D4D2C52CC4}" destId="{B3075963-49CA-4F21-8C41-6AB8699FA3FD}" srcOrd="0" destOrd="0" presId="urn:microsoft.com/office/officeart/2005/8/layout/hierarchy3"/>
    <dgm:cxn modelId="{6799ABAA-A37F-46A2-A26C-B50F7FA3A31C}" srcId="{5BF17E6A-77CC-458F-ACB8-D7B0C9900E2F}" destId="{CB47E404-BF57-4164-97EF-7413937F8057}" srcOrd="2" destOrd="0" parTransId="{0A0A8718-5203-4D16-9598-AF652EFEC6AC}" sibTransId="{A6AFFBC9-9220-4B78-A365-ABF5EF75CA8C}"/>
    <dgm:cxn modelId="{F9436FB1-2051-443B-9D75-46D48D4640B2}" srcId="{513EAA8B-9C9D-4699-9E44-F6E6BADB4057}" destId="{5BF17E6A-77CC-458F-ACB8-D7B0C9900E2F}" srcOrd="2" destOrd="0" parTransId="{794366BB-1DA1-488C-8424-7E67E69CD1AB}" sibTransId="{6781A6E0-69DA-4B96-9EB0-A49546326AD7}"/>
    <dgm:cxn modelId="{40403AB5-479D-416A-AE63-103A2F27E276}" type="presOf" srcId="{05E64242-B990-4C87-BA62-05A7699F0BEE}" destId="{23024086-782C-44B5-BEEA-01250B029389}" srcOrd="0" destOrd="0" presId="urn:microsoft.com/office/officeart/2005/8/layout/hierarchy3"/>
    <dgm:cxn modelId="{C5A314B6-2E41-4257-98F9-506235535923}" srcId="{B6C4FEE1-0F15-4C87-8C57-992797BBBD03}" destId="{65857C1A-B9CA-4738-ADB9-5A50300EFE24}" srcOrd="0" destOrd="0" parTransId="{CC4A0409-A009-4430-BE46-4F6F90D21C54}" sibTransId="{8F9DAD28-F78D-496C-8BBF-0F4BBAC27F03}"/>
    <dgm:cxn modelId="{1D9FE6B8-7DA4-4B61-872E-DD99762CBB96}" type="presOf" srcId="{2A54412D-3D13-466E-AE0A-BB70482BFF44}" destId="{96917E83-C4FC-4E6D-B334-8F3A5A4FF0AD}" srcOrd="0" destOrd="2" presId="urn:microsoft.com/office/officeart/2005/8/layout/hierarchy3"/>
    <dgm:cxn modelId="{7E465FBD-9306-42E2-9B5A-B802393B97DD}" srcId="{34106722-9013-4B13-BD95-87D4D2C52CC4}" destId="{2E16BA1F-5350-4630-866B-00A38E44E696}" srcOrd="2" destOrd="0" parTransId="{E463BA52-64A9-4D8E-87F7-C4AB94867ACC}" sibTransId="{41D2088E-E6E1-4CC0-98D5-5FAC6D7970D6}"/>
    <dgm:cxn modelId="{51F9A4BF-C45E-491E-BEAD-D9A26B6F68A3}" srcId="{3F9C6B70-54C2-4C22-A57D-49DA0ECF3628}" destId="{E8F623F2-ABC0-4CD5-BDF9-EB5B441BC088}" srcOrd="3" destOrd="0" parTransId="{BFEA74A5-BDA2-473E-ADAB-A3135A8243F4}" sibTransId="{4322DB6C-6AFA-4171-92B7-552B8697CDA9}"/>
    <dgm:cxn modelId="{FF6011C3-EDAD-4A83-BC04-0AAF57B1BD6C}" type="presOf" srcId="{C38A0CBE-4CC5-4E01-95BB-AE728763B8FB}" destId="{724D5870-285C-405A-B2E7-A9DA50946523}" srcOrd="0" destOrd="2" presId="urn:microsoft.com/office/officeart/2005/8/layout/hierarchy3"/>
    <dgm:cxn modelId="{B6AC1FCA-6600-40D5-9B34-6D9A56AF21B5}" type="presOf" srcId="{E8F623F2-ABC0-4CD5-BDF9-EB5B441BC088}" destId="{724D5870-285C-405A-B2E7-A9DA50946523}" srcOrd="0" destOrd="0" presId="urn:microsoft.com/office/officeart/2005/8/layout/hierarchy3"/>
    <dgm:cxn modelId="{1F9E3ECC-E638-40B1-B436-346112611B2D}" type="presOf" srcId="{0012F5DC-927A-4419-9D18-9B500A7DDEB6}" destId="{76472EE7-4E36-4A83-B3A9-EE381629713F}" srcOrd="0" destOrd="0" presId="urn:microsoft.com/office/officeart/2005/8/layout/hierarchy3"/>
    <dgm:cxn modelId="{F54BADCC-0D3F-45B8-8FAE-D6E0D2722A0A}" type="presOf" srcId="{CA2EFB33-8011-4227-95AF-8AA48EF1049D}" destId="{913438D7-93EF-4F56-8553-1FCD7777825E}" srcOrd="0" destOrd="0" presId="urn:microsoft.com/office/officeart/2005/8/layout/hierarchy3"/>
    <dgm:cxn modelId="{A89838D4-BEFF-4609-BFB9-442A7D28A231}" type="presOf" srcId="{7662C534-AA6E-4E41-BAA8-F339871DC960}" destId="{C4E8D6AE-62B5-4047-AE5E-93EE487EA341}" srcOrd="0" destOrd="0" presId="urn:microsoft.com/office/officeart/2005/8/layout/hierarchy3"/>
    <dgm:cxn modelId="{0825D1D5-29E6-408F-A63A-16D4EA29A30B}" srcId="{CF607827-64D5-4724-9BBB-A7F0794D0B12}" destId="{34F5B7A7-1A12-4220-B84E-9DA45A272A1D}" srcOrd="0" destOrd="0" parTransId="{314D4345-49A9-4556-97E5-1D80DDE24663}" sibTransId="{CC0DE609-6757-4994-BD0F-E34E88794C63}"/>
    <dgm:cxn modelId="{F662CBDC-7FCB-4D3F-99D1-613BBCABC183}" type="presOf" srcId="{65857C1A-B9CA-4738-ADB9-5A50300EFE24}" destId="{A6459532-44F4-423E-BC05-1ECEF9D0CCEF}" srcOrd="0" destOrd="1" presId="urn:microsoft.com/office/officeart/2005/8/layout/hierarchy3"/>
    <dgm:cxn modelId="{77F5D4E0-6A45-4ABE-BB0E-0EF51FEB5690}" srcId="{34106722-9013-4B13-BD95-87D4D2C52CC4}" destId="{6AB57903-1B72-4A0C-B1FC-28207B3C0BB0}" srcOrd="1" destOrd="0" parTransId="{8381B65F-5578-4FA9-B52A-C8EB3A0A4AF3}" sibTransId="{A929DF33-F44A-4FDC-8484-AF8B8BEDED30}"/>
    <dgm:cxn modelId="{18994AE3-A1C4-40C8-AE01-3DC8E696FEE4}" type="presOf" srcId="{C3A56222-BBBC-4657-A721-AEC3CFD4B9C6}" destId="{51AD9F07-3BD3-4394-9402-CCFE2545A00F}" srcOrd="0" destOrd="0" presId="urn:microsoft.com/office/officeart/2005/8/layout/hierarchy3"/>
    <dgm:cxn modelId="{2BE892E6-6965-4F0C-AEB1-823160728FDE}" srcId="{3F9C6B70-54C2-4C22-A57D-49DA0ECF3628}" destId="{B6C4FEE1-0F15-4C87-8C57-992797BBBD03}" srcOrd="4" destOrd="0" parTransId="{0012F5DC-927A-4419-9D18-9B500A7DDEB6}" sibTransId="{8F36F437-96C3-41E3-B08C-B5D2E6E752CD}"/>
    <dgm:cxn modelId="{DA91D8E7-A1E2-4E7A-B641-500C5F26D9B3}" type="presOf" srcId="{4B58064D-97EB-45CC-9130-2D22CE620824}" destId="{AB5850BA-6316-4408-B4BD-0F443574634A}" srcOrd="0" destOrd="0" presId="urn:microsoft.com/office/officeart/2005/8/layout/hierarchy3"/>
    <dgm:cxn modelId="{23E5E3E7-71A8-402A-BD81-D005B5466730}" srcId="{CA2EFB33-8011-4227-95AF-8AA48EF1049D}" destId="{513EAA8B-9C9D-4699-9E44-F6E6BADB4057}" srcOrd="1" destOrd="0" parTransId="{8FA0CE77-B9A7-4470-AE72-532C9D5D00DC}" sibTransId="{F9E5E5FB-DBB1-4429-A5FB-87E4120543E3}"/>
    <dgm:cxn modelId="{99A740E9-56EF-40C6-83AA-D789546C6DAC}" type="presOf" srcId="{E6D2D555-6CE0-4EFA-A340-F414D0FA43E2}" destId="{6B7CBF7C-EA19-4616-83C0-F7B3C61A1939}" srcOrd="0" destOrd="0" presId="urn:microsoft.com/office/officeart/2005/8/layout/hierarchy3"/>
    <dgm:cxn modelId="{CE5A56F6-58CD-40A4-946F-D3F7DAC1D3CB}" srcId="{CB432E0D-346E-4825-B79A-F7566B0FF439}" destId="{A4C053D5-4415-44A7-BCF6-45A075894223}" srcOrd="2" destOrd="0" parTransId="{12B469CB-024C-42BB-907C-165C1D8C54D9}" sibTransId="{AA2199CC-79DE-486C-B146-C2D1E976B07C}"/>
    <dgm:cxn modelId="{089115D8-2525-4585-8392-3930B511DDFB}" type="presParOf" srcId="{913438D7-93EF-4F56-8553-1FCD7777825E}" destId="{E965A6E0-9287-4A69-B582-9CE9D857FC05}" srcOrd="0" destOrd="0" presId="urn:microsoft.com/office/officeart/2005/8/layout/hierarchy3"/>
    <dgm:cxn modelId="{C6105580-40A3-4611-A9A4-301D18FAF143}" type="presParOf" srcId="{E965A6E0-9287-4A69-B582-9CE9D857FC05}" destId="{BCCC0B40-45EF-467A-A63F-5739492AC9E2}" srcOrd="0" destOrd="0" presId="urn:microsoft.com/office/officeart/2005/8/layout/hierarchy3"/>
    <dgm:cxn modelId="{3C44A494-5902-409A-9701-6069676CDCE4}" type="presParOf" srcId="{BCCC0B40-45EF-467A-A63F-5739492AC9E2}" destId="{F9B1752D-28A3-4AB3-83EA-FB6167C4180F}" srcOrd="0" destOrd="0" presId="urn:microsoft.com/office/officeart/2005/8/layout/hierarchy3"/>
    <dgm:cxn modelId="{A5458100-70C8-4682-9A22-533F16D5544D}" type="presParOf" srcId="{BCCC0B40-45EF-467A-A63F-5739492AC9E2}" destId="{17D8F980-52B1-4BAF-BE9E-0B8AD1A4E5BC}" srcOrd="1" destOrd="0" presId="urn:microsoft.com/office/officeart/2005/8/layout/hierarchy3"/>
    <dgm:cxn modelId="{86E2DE9F-CF89-4F63-BDD0-34666D496578}" type="presParOf" srcId="{E965A6E0-9287-4A69-B582-9CE9D857FC05}" destId="{991A3D99-61ED-45CC-9AE1-1E09B9E17757}" srcOrd="1" destOrd="0" presId="urn:microsoft.com/office/officeart/2005/8/layout/hierarchy3"/>
    <dgm:cxn modelId="{7B5C34FF-FA0E-48A0-A566-EAB77AF80B7D}" type="presParOf" srcId="{991A3D99-61ED-45CC-9AE1-1E09B9E17757}" destId="{6B7CBF7C-EA19-4616-83C0-F7B3C61A1939}" srcOrd="0" destOrd="0" presId="urn:microsoft.com/office/officeart/2005/8/layout/hierarchy3"/>
    <dgm:cxn modelId="{1181BCF4-6C8F-45B3-ADD8-7A875B5E5252}" type="presParOf" srcId="{991A3D99-61ED-45CC-9AE1-1E09B9E17757}" destId="{BA5D6664-2398-425C-8E1E-DE289230FED8}" srcOrd="1" destOrd="0" presId="urn:microsoft.com/office/officeart/2005/8/layout/hierarchy3"/>
    <dgm:cxn modelId="{965C78D1-768F-4A41-A567-E4F8D74657BA}" type="presParOf" srcId="{991A3D99-61ED-45CC-9AE1-1E09B9E17757}" destId="{9DC87B47-DB2E-4FD4-9F54-34C36EB75DF3}" srcOrd="2" destOrd="0" presId="urn:microsoft.com/office/officeart/2005/8/layout/hierarchy3"/>
    <dgm:cxn modelId="{8A02DCFF-FE9E-4231-A3A8-94ABD0BB7648}" type="presParOf" srcId="{991A3D99-61ED-45CC-9AE1-1E09B9E17757}" destId="{5ACFD944-FDB4-416D-BDC6-579BE9A2C3DA}" srcOrd="3" destOrd="0" presId="urn:microsoft.com/office/officeart/2005/8/layout/hierarchy3"/>
    <dgm:cxn modelId="{9280F602-A281-4AB1-8A1B-362BA68F81A0}" type="presParOf" srcId="{991A3D99-61ED-45CC-9AE1-1E09B9E17757}" destId="{17E3276A-B994-47AF-9B0C-D88669692AFB}" srcOrd="4" destOrd="0" presId="urn:microsoft.com/office/officeart/2005/8/layout/hierarchy3"/>
    <dgm:cxn modelId="{C2169241-07AD-4F29-B3FD-B10C100E8933}" type="presParOf" srcId="{991A3D99-61ED-45CC-9AE1-1E09B9E17757}" destId="{96917E83-C4FC-4E6D-B334-8F3A5A4FF0AD}" srcOrd="5" destOrd="0" presId="urn:microsoft.com/office/officeart/2005/8/layout/hierarchy3"/>
    <dgm:cxn modelId="{18566432-051A-482E-915A-7ABD3A3ADCDD}" type="presParOf" srcId="{991A3D99-61ED-45CC-9AE1-1E09B9E17757}" destId="{7FC2323C-3ACE-4BC7-9BCA-DCAE4C2FCFBE}" srcOrd="6" destOrd="0" presId="urn:microsoft.com/office/officeart/2005/8/layout/hierarchy3"/>
    <dgm:cxn modelId="{65E0B6B2-6C82-4D9E-BF12-F7F54A3A46A4}" type="presParOf" srcId="{991A3D99-61ED-45CC-9AE1-1E09B9E17757}" destId="{724D5870-285C-405A-B2E7-A9DA50946523}" srcOrd="7" destOrd="0" presId="urn:microsoft.com/office/officeart/2005/8/layout/hierarchy3"/>
    <dgm:cxn modelId="{07F41C66-2452-4820-99F0-6CB25C535438}" type="presParOf" srcId="{991A3D99-61ED-45CC-9AE1-1E09B9E17757}" destId="{76472EE7-4E36-4A83-B3A9-EE381629713F}" srcOrd="8" destOrd="0" presId="urn:microsoft.com/office/officeart/2005/8/layout/hierarchy3"/>
    <dgm:cxn modelId="{630BD004-C0DE-4794-AD6C-EC7EEABAFF81}" type="presParOf" srcId="{991A3D99-61ED-45CC-9AE1-1E09B9E17757}" destId="{A6459532-44F4-423E-BC05-1ECEF9D0CCEF}" srcOrd="9" destOrd="0" presId="urn:microsoft.com/office/officeart/2005/8/layout/hierarchy3"/>
    <dgm:cxn modelId="{7F1BB2E7-DD70-4035-8DB4-D23E71774676}" type="presParOf" srcId="{913438D7-93EF-4F56-8553-1FCD7777825E}" destId="{C8DDD33E-0931-4508-B3B5-7E87F5E5566F}" srcOrd="1" destOrd="0" presId="urn:microsoft.com/office/officeart/2005/8/layout/hierarchy3"/>
    <dgm:cxn modelId="{6ED96D99-6DE2-4F29-AD69-540342DD8275}" type="presParOf" srcId="{C8DDD33E-0931-4508-B3B5-7E87F5E5566F}" destId="{FC0D3B89-D988-45E9-A7E0-9E13C82C8E1C}" srcOrd="0" destOrd="0" presId="urn:microsoft.com/office/officeart/2005/8/layout/hierarchy3"/>
    <dgm:cxn modelId="{1A68DB66-7897-4B81-A146-AEDD24BD1579}" type="presParOf" srcId="{FC0D3B89-D988-45E9-A7E0-9E13C82C8E1C}" destId="{7D8317FB-DACF-4BF9-B969-9B9E5A724AA6}" srcOrd="0" destOrd="0" presId="urn:microsoft.com/office/officeart/2005/8/layout/hierarchy3"/>
    <dgm:cxn modelId="{391FBA58-FD77-4529-8C01-15DD2CDA51D5}" type="presParOf" srcId="{FC0D3B89-D988-45E9-A7E0-9E13C82C8E1C}" destId="{CE60567F-27E3-434D-8E35-089E5B606724}" srcOrd="1" destOrd="0" presId="urn:microsoft.com/office/officeart/2005/8/layout/hierarchy3"/>
    <dgm:cxn modelId="{028D4C97-6A5F-4C5E-B6BB-1F6342CEAEB6}" type="presParOf" srcId="{C8DDD33E-0931-4508-B3B5-7E87F5E5566F}" destId="{FEB2CAB9-2C52-4E7C-8B7A-AC2FF1D1014C}" srcOrd="1" destOrd="0" presId="urn:microsoft.com/office/officeart/2005/8/layout/hierarchy3"/>
    <dgm:cxn modelId="{114AF536-01EA-47EC-A051-25E8A935EDAB}" type="presParOf" srcId="{FEB2CAB9-2C52-4E7C-8B7A-AC2FF1D1014C}" destId="{51AD9F07-3BD3-4394-9402-CCFE2545A00F}" srcOrd="0" destOrd="0" presId="urn:microsoft.com/office/officeart/2005/8/layout/hierarchy3"/>
    <dgm:cxn modelId="{AC111BE8-85ED-4708-BEBC-2BFD1B2AE9BC}" type="presParOf" srcId="{FEB2CAB9-2C52-4E7C-8B7A-AC2FF1D1014C}" destId="{B3075963-49CA-4F21-8C41-6AB8699FA3FD}" srcOrd="1" destOrd="0" presId="urn:microsoft.com/office/officeart/2005/8/layout/hierarchy3"/>
    <dgm:cxn modelId="{A4357B95-1515-404C-AB4E-FAB3500AFFE4}" type="presParOf" srcId="{FEB2CAB9-2C52-4E7C-8B7A-AC2FF1D1014C}" destId="{9CC11198-EEEB-403F-AD9A-F97429047598}" srcOrd="2" destOrd="0" presId="urn:microsoft.com/office/officeart/2005/8/layout/hierarchy3"/>
    <dgm:cxn modelId="{18F72EC0-DB30-4174-BEA1-055B12A0AE37}" type="presParOf" srcId="{FEB2CAB9-2C52-4E7C-8B7A-AC2FF1D1014C}" destId="{C4E8D6AE-62B5-4047-AE5E-93EE487EA341}" srcOrd="3" destOrd="0" presId="urn:microsoft.com/office/officeart/2005/8/layout/hierarchy3"/>
    <dgm:cxn modelId="{F70DB49E-5555-44FD-8B62-0E44777307A5}" type="presParOf" srcId="{FEB2CAB9-2C52-4E7C-8B7A-AC2FF1D1014C}" destId="{63F7A0F6-7435-42D6-9F0C-577FDF73E313}" srcOrd="4" destOrd="0" presId="urn:microsoft.com/office/officeart/2005/8/layout/hierarchy3"/>
    <dgm:cxn modelId="{4569F08D-0FB5-4D51-B091-8EC0035F4FDD}" type="presParOf" srcId="{FEB2CAB9-2C52-4E7C-8B7A-AC2FF1D1014C}" destId="{5C272650-9EEC-4DB2-B8E7-BF5AF8F76375}" srcOrd="5" destOrd="0" presId="urn:microsoft.com/office/officeart/2005/8/layout/hierarchy3"/>
    <dgm:cxn modelId="{215A2886-BF3E-4839-BA35-617A9664D6C5}" type="presParOf" srcId="{913438D7-93EF-4F56-8553-1FCD7777825E}" destId="{581395EC-DF4B-4931-88D3-A9135842E88D}" srcOrd="2" destOrd="0" presId="urn:microsoft.com/office/officeart/2005/8/layout/hierarchy3"/>
    <dgm:cxn modelId="{FAD039A6-EC9F-4021-A126-B1C34D428B62}" type="presParOf" srcId="{581395EC-DF4B-4931-88D3-A9135842E88D}" destId="{A3084787-F76B-4F2D-B1D8-68A31CC8D3FB}" srcOrd="0" destOrd="0" presId="urn:microsoft.com/office/officeart/2005/8/layout/hierarchy3"/>
    <dgm:cxn modelId="{B308BAC9-ED5E-4CAF-9C53-6C82ABE63B06}" type="presParOf" srcId="{A3084787-F76B-4F2D-B1D8-68A31CC8D3FB}" destId="{70D48020-875B-4C72-83AD-3BB39729D24F}" srcOrd="0" destOrd="0" presId="urn:microsoft.com/office/officeart/2005/8/layout/hierarchy3"/>
    <dgm:cxn modelId="{9523D145-B6A4-4424-AF34-1AE17635EF70}" type="presParOf" srcId="{A3084787-F76B-4F2D-B1D8-68A31CC8D3FB}" destId="{C9A6C258-CC99-4389-9A0A-34AD84D80EC8}" srcOrd="1" destOrd="0" presId="urn:microsoft.com/office/officeart/2005/8/layout/hierarchy3"/>
    <dgm:cxn modelId="{D7AAC188-3D9B-427E-9DCE-F2EB75E0E85F}" type="presParOf" srcId="{581395EC-DF4B-4931-88D3-A9135842E88D}" destId="{DB125BF6-647C-427D-9660-FB32FA96DA01}" srcOrd="1" destOrd="0" presId="urn:microsoft.com/office/officeart/2005/8/layout/hierarchy3"/>
    <dgm:cxn modelId="{EB4097DA-041E-4538-9E86-85FDDFC07B24}" type="presParOf" srcId="{DB125BF6-647C-427D-9660-FB32FA96DA01}" destId="{23024086-782C-44B5-BEEA-01250B029389}" srcOrd="0" destOrd="0" presId="urn:microsoft.com/office/officeart/2005/8/layout/hierarchy3"/>
    <dgm:cxn modelId="{32112C08-C205-427C-8FC1-8E7C1F858140}" type="presParOf" srcId="{DB125BF6-647C-427D-9660-FB32FA96DA01}" destId="{B7EFCAEB-46B3-4DA9-99F0-27FE4D16BD99}" srcOrd="1" destOrd="0" presId="urn:microsoft.com/office/officeart/2005/8/layout/hierarchy3"/>
    <dgm:cxn modelId="{839DD031-C7D3-4F51-BADA-2C1F393845CF}" type="presParOf" srcId="{DB125BF6-647C-427D-9660-FB32FA96DA01}" destId="{2772F614-184C-40CC-93EE-507651CAE40D}" srcOrd="2" destOrd="0" presId="urn:microsoft.com/office/officeart/2005/8/layout/hierarchy3"/>
    <dgm:cxn modelId="{CF2B0258-4683-4143-8100-7A43142B4D3D}" type="presParOf" srcId="{DB125BF6-647C-427D-9660-FB32FA96DA01}" destId="{AB5850BA-6316-4408-B4BD-0F443574634A}" srcOrd="3" destOrd="0" presId="urn:microsoft.com/office/officeart/2005/8/layout/hierarchy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A2EFB33-8011-4227-95AF-8AA48EF1049D}" type="doc">
      <dgm:prSet loTypeId="urn:microsoft.com/office/officeart/2005/8/layout/hierarchy3" loCatId="hierarchy" qsTypeId="urn:microsoft.com/office/officeart/2005/8/quickstyle/simple1" qsCatId="simple" csTypeId="urn:microsoft.com/office/officeart/2005/8/colors/colorful2" csCatId="colorful" phldr="1"/>
      <dgm:spPr/>
      <dgm:t>
        <a:bodyPr/>
        <a:lstStyle/>
        <a:p>
          <a:endParaRPr lang="fr-FR"/>
        </a:p>
      </dgm:t>
    </dgm:pt>
    <dgm:pt modelId="{3F9C6B70-54C2-4C22-A57D-49DA0ECF3628}">
      <dgm:prSet phldrT="[Texte]"/>
      <dgm:spPr/>
      <dgm:t>
        <a:bodyPr/>
        <a:lstStyle/>
        <a:p>
          <a:r>
            <a:rPr lang="fr-FR"/>
            <a:t>Navigation principale</a:t>
          </a:r>
        </a:p>
      </dgm:t>
    </dgm:pt>
    <dgm:pt modelId="{FB003148-78DD-4289-BC4E-6E18AFF0DCF4}" type="parTrans" cxnId="{9E7FDA59-3B83-4B20-B710-B88DD3D3633C}">
      <dgm:prSet/>
      <dgm:spPr/>
      <dgm:t>
        <a:bodyPr/>
        <a:lstStyle/>
        <a:p>
          <a:endParaRPr lang="fr-FR"/>
        </a:p>
      </dgm:t>
    </dgm:pt>
    <dgm:pt modelId="{7460EDA2-EE14-407A-8CE4-6444F6CF8CC2}" type="sibTrans" cxnId="{9E7FDA59-3B83-4B20-B710-B88DD3D3633C}">
      <dgm:prSet/>
      <dgm:spPr/>
      <dgm:t>
        <a:bodyPr/>
        <a:lstStyle/>
        <a:p>
          <a:endParaRPr lang="fr-FR"/>
        </a:p>
      </dgm:t>
    </dgm:pt>
    <dgm:pt modelId="{CF607827-64D5-4724-9BBB-A7F0794D0B12}">
      <dgm:prSet phldrT="[Texte]"/>
      <dgm:spPr/>
      <dgm:t>
        <a:bodyPr/>
        <a:lstStyle/>
        <a:p>
          <a:r>
            <a:rPr lang="fr-FR"/>
            <a:t>Présentation</a:t>
          </a:r>
        </a:p>
      </dgm:t>
    </dgm:pt>
    <dgm:pt modelId="{0FE1DE34-54DF-4017-BEB1-670826ECC85C}" type="parTrans" cxnId="{DF5E4723-DE4B-4BF7-A32D-75B9628310FF}">
      <dgm:prSet/>
      <dgm:spPr/>
      <dgm:t>
        <a:bodyPr/>
        <a:lstStyle/>
        <a:p>
          <a:endParaRPr lang="fr-FR"/>
        </a:p>
      </dgm:t>
    </dgm:pt>
    <dgm:pt modelId="{F44AB2E5-9312-468D-95C7-9CBFD7D0D3A7}" type="sibTrans" cxnId="{DF5E4723-DE4B-4BF7-A32D-75B9628310FF}">
      <dgm:prSet/>
      <dgm:spPr/>
      <dgm:t>
        <a:bodyPr/>
        <a:lstStyle/>
        <a:p>
          <a:endParaRPr lang="fr-FR"/>
        </a:p>
      </dgm:t>
    </dgm:pt>
    <dgm:pt modelId="{CB432E0D-346E-4825-B79A-F7566B0FF439}">
      <dgm:prSet phldrT="[Texte]"/>
      <dgm:spPr/>
      <dgm:t>
        <a:bodyPr/>
        <a:lstStyle/>
        <a:p>
          <a:r>
            <a:rPr lang="fr-FR"/>
            <a:t>Evenements</a:t>
          </a:r>
        </a:p>
      </dgm:t>
    </dgm:pt>
    <dgm:pt modelId="{07E18F5F-174F-4C68-8B6E-1EC0380E6875}" type="parTrans" cxnId="{7D973806-1721-4485-A250-35FA337BC226}">
      <dgm:prSet/>
      <dgm:spPr/>
      <dgm:t>
        <a:bodyPr/>
        <a:lstStyle/>
        <a:p>
          <a:endParaRPr lang="fr-FR"/>
        </a:p>
      </dgm:t>
    </dgm:pt>
    <dgm:pt modelId="{FC5780EB-A48A-48B7-AAB5-4851897548F9}" type="sibTrans" cxnId="{7D973806-1721-4485-A250-35FA337BC226}">
      <dgm:prSet/>
      <dgm:spPr/>
      <dgm:t>
        <a:bodyPr/>
        <a:lstStyle/>
        <a:p>
          <a:endParaRPr lang="fr-FR"/>
        </a:p>
      </dgm:t>
    </dgm:pt>
    <dgm:pt modelId="{4B58064D-97EB-45CC-9130-2D22CE620824}">
      <dgm:prSet phldrT="[Texte]"/>
      <dgm:spPr/>
      <dgm:t>
        <a:bodyPr/>
        <a:lstStyle/>
        <a:p>
          <a:r>
            <a:rPr lang="fr-FR"/>
            <a:t>Contact</a:t>
          </a:r>
        </a:p>
      </dgm:t>
    </dgm:pt>
    <dgm:pt modelId="{AAABFD40-BFDD-478A-8E45-5522E4920B6B}" type="parTrans" cxnId="{D2E5B597-A280-45BC-B872-FC811EB77854}">
      <dgm:prSet/>
      <dgm:spPr/>
      <dgm:t>
        <a:bodyPr/>
        <a:lstStyle/>
        <a:p>
          <a:endParaRPr lang="fr-FR"/>
        </a:p>
      </dgm:t>
    </dgm:pt>
    <dgm:pt modelId="{78272AC4-F5B1-4498-BAF3-2213D4A62A22}" type="sibTrans" cxnId="{D2E5B597-A280-45BC-B872-FC811EB77854}">
      <dgm:prSet/>
      <dgm:spPr/>
      <dgm:t>
        <a:bodyPr/>
        <a:lstStyle/>
        <a:p>
          <a:endParaRPr lang="fr-FR"/>
        </a:p>
      </dgm:t>
    </dgm:pt>
    <dgm:pt modelId="{513EAA8B-9C9D-4699-9E44-F6E6BADB4057}">
      <dgm:prSet phldrT="[Texte]"/>
      <dgm:spPr/>
      <dgm:t>
        <a:bodyPr/>
        <a:lstStyle/>
        <a:p>
          <a:r>
            <a:rPr lang="fr-FR"/>
            <a:t>Navigation utilisateur</a:t>
          </a:r>
        </a:p>
      </dgm:t>
    </dgm:pt>
    <dgm:pt modelId="{8FA0CE77-B9A7-4470-AE72-532C9D5D00DC}" type="parTrans" cxnId="{23E5E3E7-71A8-402A-BD81-D005B5466730}">
      <dgm:prSet/>
      <dgm:spPr/>
      <dgm:t>
        <a:bodyPr/>
        <a:lstStyle/>
        <a:p>
          <a:endParaRPr lang="fr-FR"/>
        </a:p>
      </dgm:t>
    </dgm:pt>
    <dgm:pt modelId="{F9E5E5FB-DBB1-4429-A5FB-87E4120543E3}" type="sibTrans" cxnId="{23E5E3E7-71A8-402A-BD81-D005B5466730}">
      <dgm:prSet/>
      <dgm:spPr/>
      <dgm:t>
        <a:bodyPr/>
        <a:lstStyle/>
        <a:p>
          <a:endParaRPr lang="fr-FR"/>
        </a:p>
      </dgm:t>
    </dgm:pt>
    <dgm:pt modelId="{E8F623F2-ABC0-4CD5-BDF9-EB5B441BC088}">
      <dgm:prSet phldrT="[Texte]"/>
      <dgm:spPr/>
      <dgm:t>
        <a:bodyPr/>
        <a:lstStyle/>
        <a:p>
          <a:r>
            <a:rPr lang="fr-FR"/>
            <a:t>Produits</a:t>
          </a:r>
        </a:p>
      </dgm:t>
    </dgm:pt>
    <dgm:pt modelId="{BFEA74A5-BDA2-473E-ADAB-A3135A8243F4}" type="parTrans" cxnId="{51F9A4BF-C45E-491E-BEAD-D9A26B6F68A3}">
      <dgm:prSet/>
      <dgm:spPr/>
      <dgm:t>
        <a:bodyPr/>
        <a:lstStyle/>
        <a:p>
          <a:endParaRPr lang="fr-FR"/>
        </a:p>
      </dgm:t>
    </dgm:pt>
    <dgm:pt modelId="{4322DB6C-6AFA-4171-92B7-552B8697CDA9}" type="sibTrans" cxnId="{51F9A4BF-C45E-491E-BEAD-D9A26B6F68A3}">
      <dgm:prSet/>
      <dgm:spPr/>
      <dgm:t>
        <a:bodyPr/>
        <a:lstStyle/>
        <a:p>
          <a:endParaRPr lang="fr-FR"/>
        </a:p>
      </dgm:t>
    </dgm:pt>
    <dgm:pt modelId="{DAE75C1F-B4F4-4AB9-B7F9-1BB5EB3DFC2A}">
      <dgm:prSet phldrT="[Texte]"/>
      <dgm:spPr/>
      <dgm:t>
        <a:bodyPr/>
        <a:lstStyle/>
        <a:p>
          <a:r>
            <a:rPr lang="fr-FR"/>
            <a:t>Les vélomobiles</a:t>
          </a:r>
        </a:p>
      </dgm:t>
    </dgm:pt>
    <dgm:pt modelId="{62CC4270-75F8-46EF-A2D9-9D0319FDE7B5}" type="parTrans" cxnId="{363A8F58-1FF7-4BDF-AB3B-28197BFD0841}">
      <dgm:prSet/>
      <dgm:spPr/>
      <dgm:t>
        <a:bodyPr/>
        <a:lstStyle/>
        <a:p>
          <a:endParaRPr lang="fr-FR"/>
        </a:p>
      </dgm:t>
    </dgm:pt>
    <dgm:pt modelId="{367B0E2D-B0FD-4686-A58E-A713FCABF6C9}" type="sibTrans" cxnId="{363A8F58-1FF7-4BDF-AB3B-28197BFD0841}">
      <dgm:prSet/>
      <dgm:spPr/>
      <dgm:t>
        <a:bodyPr/>
        <a:lstStyle/>
        <a:p>
          <a:endParaRPr lang="fr-FR"/>
        </a:p>
      </dgm:t>
    </dgm:pt>
    <dgm:pt modelId="{C38A0CBE-4CC5-4E01-95BB-AE728763B8FB}">
      <dgm:prSet phldrT="[Texte]"/>
      <dgm:spPr/>
      <dgm:t>
        <a:bodyPr/>
        <a:lstStyle/>
        <a:p>
          <a:r>
            <a:rPr lang="fr-FR"/>
            <a:t>Les accessoires</a:t>
          </a:r>
        </a:p>
      </dgm:t>
    </dgm:pt>
    <dgm:pt modelId="{8827F2D4-B95C-48B6-9F17-1301C4E16B40}" type="parTrans" cxnId="{3FC3EA4E-6C33-4632-BDFA-47FF9434D506}">
      <dgm:prSet/>
      <dgm:spPr/>
      <dgm:t>
        <a:bodyPr/>
        <a:lstStyle/>
        <a:p>
          <a:endParaRPr lang="fr-FR"/>
        </a:p>
      </dgm:t>
    </dgm:pt>
    <dgm:pt modelId="{58E18092-2DD3-44D5-BE7C-8C8764B0B354}" type="sibTrans" cxnId="{3FC3EA4E-6C33-4632-BDFA-47FF9434D506}">
      <dgm:prSet/>
      <dgm:spPr/>
      <dgm:t>
        <a:bodyPr/>
        <a:lstStyle/>
        <a:p>
          <a:endParaRPr lang="fr-FR"/>
        </a:p>
      </dgm:t>
    </dgm:pt>
    <dgm:pt modelId="{B6C4FEE1-0F15-4C87-8C57-992797BBBD03}">
      <dgm:prSet phldrT="[Texte]"/>
      <dgm:spPr/>
      <dgm:t>
        <a:bodyPr/>
        <a:lstStyle/>
        <a:p>
          <a:r>
            <a:rPr lang="fr-FR"/>
            <a:t>Entretien</a:t>
          </a:r>
        </a:p>
      </dgm:t>
    </dgm:pt>
    <dgm:pt modelId="{0012F5DC-927A-4419-9D18-9B500A7DDEB6}" type="parTrans" cxnId="{2BE892E6-6965-4F0C-AEB1-823160728FDE}">
      <dgm:prSet/>
      <dgm:spPr/>
      <dgm:t>
        <a:bodyPr/>
        <a:lstStyle/>
        <a:p>
          <a:endParaRPr lang="fr-FR"/>
        </a:p>
      </dgm:t>
    </dgm:pt>
    <dgm:pt modelId="{8F36F437-96C3-41E3-B08C-B5D2E6E752CD}" type="sibTrans" cxnId="{2BE892E6-6965-4F0C-AEB1-823160728FDE}">
      <dgm:prSet/>
      <dgm:spPr/>
      <dgm:t>
        <a:bodyPr/>
        <a:lstStyle/>
        <a:p>
          <a:endParaRPr lang="fr-FR"/>
        </a:p>
      </dgm:t>
    </dgm:pt>
    <dgm:pt modelId="{B36F17B4-4D43-4B38-883D-870BCE6820D0}">
      <dgm:prSet phldrT="[Texte]"/>
      <dgm:spPr/>
      <dgm:t>
        <a:bodyPr/>
        <a:lstStyle/>
        <a:p>
          <a:r>
            <a:rPr lang="fr-FR"/>
            <a:t>Page d'accueil</a:t>
          </a:r>
        </a:p>
      </dgm:t>
    </dgm:pt>
    <dgm:pt modelId="{E6D2D555-6CE0-4EFA-A340-F414D0FA43E2}" type="parTrans" cxnId="{37A44C03-1EC7-4446-8BB4-7CFA9BE107FB}">
      <dgm:prSet/>
      <dgm:spPr/>
      <dgm:t>
        <a:bodyPr/>
        <a:lstStyle/>
        <a:p>
          <a:endParaRPr lang="fr-FR"/>
        </a:p>
      </dgm:t>
    </dgm:pt>
    <dgm:pt modelId="{9D20674A-FE98-418B-A85E-74AFA41E9134}" type="sibTrans" cxnId="{37A44C03-1EC7-4446-8BB4-7CFA9BE107FB}">
      <dgm:prSet/>
      <dgm:spPr/>
      <dgm:t>
        <a:bodyPr/>
        <a:lstStyle/>
        <a:p>
          <a:endParaRPr lang="fr-FR"/>
        </a:p>
      </dgm:t>
    </dgm:pt>
    <dgm:pt modelId="{7662C534-AA6E-4E41-BAA8-F339871DC960}">
      <dgm:prSet phldrT="[Texte]"/>
      <dgm:spPr/>
      <dgm:t>
        <a:bodyPr/>
        <a:lstStyle/>
        <a:p>
          <a:r>
            <a:rPr lang="fr-FR"/>
            <a:t>Panier</a:t>
          </a:r>
        </a:p>
      </dgm:t>
    </dgm:pt>
    <dgm:pt modelId="{2C58EE36-6DFC-4213-B047-6EE1FBD826CB}" type="parTrans" cxnId="{133B99A6-6278-4BC5-9F6C-D5B148AC1847}">
      <dgm:prSet/>
      <dgm:spPr/>
      <dgm:t>
        <a:bodyPr/>
        <a:lstStyle/>
        <a:p>
          <a:endParaRPr lang="fr-FR"/>
        </a:p>
      </dgm:t>
    </dgm:pt>
    <dgm:pt modelId="{EE026F17-894E-4A2E-85C9-03AD207B6EDF}" type="sibTrans" cxnId="{133B99A6-6278-4BC5-9F6C-D5B148AC1847}">
      <dgm:prSet/>
      <dgm:spPr/>
      <dgm:t>
        <a:bodyPr/>
        <a:lstStyle/>
        <a:p>
          <a:endParaRPr lang="fr-FR"/>
        </a:p>
      </dgm:t>
    </dgm:pt>
    <dgm:pt modelId="{5BF17E6A-77CC-458F-ACB8-D7B0C9900E2F}">
      <dgm:prSet phldrT="[Texte]"/>
      <dgm:spPr/>
      <dgm:t>
        <a:bodyPr/>
        <a:lstStyle/>
        <a:p>
          <a:r>
            <a:rPr lang="fr-FR"/>
            <a:t>Mon compte</a:t>
          </a:r>
        </a:p>
      </dgm:t>
    </dgm:pt>
    <dgm:pt modelId="{794366BB-1DA1-488C-8424-7E67E69CD1AB}" type="parTrans" cxnId="{F9436FB1-2051-443B-9D75-46D48D4640B2}">
      <dgm:prSet/>
      <dgm:spPr/>
      <dgm:t>
        <a:bodyPr/>
        <a:lstStyle/>
        <a:p>
          <a:endParaRPr lang="fr-FR"/>
        </a:p>
      </dgm:t>
    </dgm:pt>
    <dgm:pt modelId="{6781A6E0-69DA-4B96-9EB0-A49546326AD7}" type="sibTrans" cxnId="{F9436FB1-2051-443B-9D75-46D48D4640B2}">
      <dgm:prSet/>
      <dgm:spPr/>
      <dgm:t>
        <a:bodyPr/>
        <a:lstStyle/>
        <a:p>
          <a:endParaRPr lang="fr-FR"/>
        </a:p>
      </dgm:t>
    </dgm:pt>
    <dgm:pt modelId="{A397FDDB-733B-4286-B855-B2D032274B8C}">
      <dgm:prSet phldrT="[Texte]"/>
      <dgm:spPr/>
      <dgm:t>
        <a:bodyPr/>
        <a:lstStyle/>
        <a:p>
          <a:r>
            <a:rPr lang="fr-FR"/>
            <a:t>Mes commandes</a:t>
          </a:r>
        </a:p>
      </dgm:t>
    </dgm:pt>
    <dgm:pt modelId="{C70D4351-0819-455C-A271-2352A265676A}" type="parTrans" cxnId="{91C81566-348C-47D7-88FB-BF899FB9DB3E}">
      <dgm:prSet/>
      <dgm:spPr/>
      <dgm:t>
        <a:bodyPr/>
        <a:lstStyle/>
        <a:p>
          <a:endParaRPr lang="fr-FR"/>
        </a:p>
      </dgm:t>
    </dgm:pt>
    <dgm:pt modelId="{DED00B0A-7FF5-4357-A295-8F22EBAFDC91}" type="sibTrans" cxnId="{91C81566-348C-47D7-88FB-BF899FB9DB3E}">
      <dgm:prSet/>
      <dgm:spPr/>
      <dgm:t>
        <a:bodyPr/>
        <a:lstStyle/>
        <a:p>
          <a:endParaRPr lang="fr-FR"/>
        </a:p>
      </dgm:t>
    </dgm:pt>
    <dgm:pt modelId="{CB47E404-BF57-4164-97EF-7413937F8057}">
      <dgm:prSet phldrT="[Texte]"/>
      <dgm:spPr/>
      <dgm:t>
        <a:bodyPr/>
        <a:lstStyle/>
        <a:p>
          <a:r>
            <a:rPr lang="fr-FR"/>
            <a:t>Mes réservations</a:t>
          </a:r>
        </a:p>
      </dgm:t>
    </dgm:pt>
    <dgm:pt modelId="{0A0A8718-5203-4D16-9598-AF652EFEC6AC}" type="parTrans" cxnId="{6799ABAA-A37F-46A2-A26C-B50F7FA3A31C}">
      <dgm:prSet/>
      <dgm:spPr/>
      <dgm:t>
        <a:bodyPr/>
        <a:lstStyle/>
        <a:p>
          <a:endParaRPr lang="fr-FR"/>
        </a:p>
      </dgm:t>
    </dgm:pt>
    <dgm:pt modelId="{A6AFFBC9-9220-4B78-A365-ABF5EF75CA8C}" type="sibTrans" cxnId="{6799ABAA-A37F-46A2-A26C-B50F7FA3A31C}">
      <dgm:prSet/>
      <dgm:spPr/>
      <dgm:t>
        <a:bodyPr/>
        <a:lstStyle/>
        <a:p>
          <a:endParaRPr lang="fr-FR"/>
        </a:p>
      </dgm:t>
    </dgm:pt>
    <dgm:pt modelId="{0C660D1D-0BE8-4F34-8FC0-51DBB6537760}">
      <dgm:prSet phldrT="[Texte]"/>
      <dgm:spPr/>
      <dgm:t>
        <a:bodyPr/>
        <a:lstStyle/>
        <a:p>
          <a:r>
            <a:rPr lang="fr-FR"/>
            <a:t>Autres pages du site</a:t>
          </a:r>
        </a:p>
      </dgm:t>
    </dgm:pt>
    <dgm:pt modelId="{4D39CF1A-B2B1-4FDB-9A2E-65B89C78869C}" type="parTrans" cxnId="{3AA3BC8D-BF32-414E-8115-DA58B4EC21CF}">
      <dgm:prSet/>
      <dgm:spPr/>
      <dgm:t>
        <a:bodyPr/>
        <a:lstStyle/>
        <a:p>
          <a:endParaRPr lang="fr-FR"/>
        </a:p>
      </dgm:t>
    </dgm:pt>
    <dgm:pt modelId="{00108C68-EA50-426D-9B6D-32EAEE1F20B1}" type="sibTrans" cxnId="{3AA3BC8D-BF32-414E-8115-DA58B4EC21CF}">
      <dgm:prSet/>
      <dgm:spPr/>
      <dgm:t>
        <a:bodyPr/>
        <a:lstStyle/>
        <a:p>
          <a:endParaRPr lang="fr-FR"/>
        </a:p>
      </dgm:t>
    </dgm:pt>
    <dgm:pt modelId="{B2068974-7CC3-460D-8EA0-2A4805C72828}">
      <dgm:prSet phldrT="[Texte]"/>
      <dgm:spPr/>
      <dgm:t>
        <a:bodyPr/>
        <a:lstStyle/>
        <a:p>
          <a:r>
            <a:rPr lang="fr-FR"/>
            <a:t>Qui nous sommes ?</a:t>
          </a:r>
        </a:p>
      </dgm:t>
    </dgm:pt>
    <dgm:pt modelId="{05E64242-B990-4C87-BA62-05A7699F0BEE}" type="parTrans" cxnId="{4A3A9AA7-D971-4243-9DEC-A82A992100B6}">
      <dgm:prSet/>
      <dgm:spPr/>
      <dgm:t>
        <a:bodyPr/>
        <a:lstStyle/>
        <a:p>
          <a:endParaRPr lang="fr-FR"/>
        </a:p>
      </dgm:t>
    </dgm:pt>
    <dgm:pt modelId="{7DC9079E-BDFE-4C85-8FA7-70E0B14ACC93}" type="sibTrans" cxnId="{4A3A9AA7-D971-4243-9DEC-A82A992100B6}">
      <dgm:prSet/>
      <dgm:spPr/>
      <dgm:t>
        <a:bodyPr/>
        <a:lstStyle/>
        <a:p>
          <a:endParaRPr lang="fr-FR"/>
        </a:p>
      </dgm:t>
    </dgm:pt>
    <dgm:pt modelId="{34106722-9013-4B13-BD95-87D4D2C52CC4}">
      <dgm:prSet phldrT="[Texte]"/>
      <dgm:spPr/>
      <dgm:t>
        <a:bodyPr/>
        <a:lstStyle/>
        <a:p>
          <a:r>
            <a:rPr lang="fr-FR"/>
            <a:t>Connexion</a:t>
          </a:r>
        </a:p>
      </dgm:t>
    </dgm:pt>
    <dgm:pt modelId="{C3A56222-BBBC-4657-A721-AEC3CFD4B9C6}" type="parTrans" cxnId="{C98B2A40-85CD-4F97-8031-B97143C5E1B2}">
      <dgm:prSet/>
      <dgm:spPr/>
      <dgm:t>
        <a:bodyPr/>
        <a:lstStyle/>
        <a:p>
          <a:endParaRPr lang="fr-FR"/>
        </a:p>
      </dgm:t>
    </dgm:pt>
    <dgm:pt modelId="{09597311-B759-46EF-9A04-804B426FB4AA}" type="sibTrans" cxnId="{C98B2A40-85CD-4F97-8031-B97143C5E1B2}">
      <dgm:prSet/>
      <dgm:spPr/>
      <dgm:t>
        <a:bodyPr/>
        <a:lstStyle/>
        <a:p>
          <a:endParaRPr lang="fr-FR"/>
        </a:p>
      </dgm:t>
    </dgm:pt>
    <dgm:pt modelId="{AA9D5088-6CCF-4A38-A94F-D380E9D97198}">
      <dgm:prSet phldrT="[Texte]"/>
      <dgm:spPr/>
      <dgm:t>
        <a:bodyPr/>
        <a:lstStyle/>
        <a:p>
          <a:r>
            <a:rPr lang="fr-FR"/>
            <a:t>Inscription</a:t>
          </a:r>
        </a:p>
      </dgm:t>
    </dgm:pt>
    <dgm:pt modelId="{E99B6AF2-1940-41D3-B60A-119ABD05C7F3}" type="parTrans" cxnId="{C3A116A7-523D-47D7-99E8-7B3D2F163674}">
      <dgm:prSet/>
      <dgm:spPr/>
      <dgm:t>
        <a:bodyPr/>
        <a:lstStyle/>
        <a:p>
          <a:endParaRPr lang="fr-FR"/>
        </a:p>
      </dgm:t>
    </dgm:pt>
    <dgm:pt modelId="{2AE45151-BC25-441C-B972-B0F6F9314864}" type="sibTrans" cxnId="{C3A116A7-523D-47D7-99E8-7B3D2F163674}">
      <dgm:prSet/>
      <dgm:spPr/>
      <dgm:t>
        <a:bodyPr/>
        <a:lstStyle/>
        <a:p>
          <a:endParaRPr lang="fr-FR"/>
        </a:p>
      </dgm:t>
    </dgm:pt>
    <dgm:pt modelId="{6AB57903-1B72-4A0C-B1FC-28207B3C0BB0}">
      <dgm:prSet phldrT="[Texte]"/>
      <dgm:spPr/>
      <dgm:t>
        <a:bodyPr/>
        <a:lstStyle/>
        <a:p>
          <a:r>
            <a:rPr lang="fr-FR"/>
            <a:t>Connexion</a:t>
          </a:r>
        </a:p>
      </dgm:t>
    </dgm:pt>
    <dgm:pt modelId="{8381B65F-5578-4FA9-B52A-C8EB3A0A4AF3}" type="parTrans" cxnId="{77F5D4E0-6A45-4ABE-BB0E-0EF51FEB5690}">
      <dgm:prSet/>
      <dgm:spPr/>
      <dgm:t>
        <a:bodyPr/>
        <a:lstStyle/>
        <a:p>
          <a:endParaRPr lang="fr-FR"/>
        </a:p>
      </dgm:t>
    </dgm:pt>
    <dgm:pt modelId="{A929DF33-F44A-4FDC-8484-AF8B8BEDED30}" type="sibTrans" cxnId="{77F5D4E0-6A45-4ABE-BB0E-0EF51FEB5690}">
      <dgm:prSet/>
      <dgm:spPr/>
      <dgm:t>
        <a:bodyPr/>
        <a:lstStyle/>
        <a:p>
          <a:endParaRPr lang="fr-FR"/>
        </a:p>
      </dgm:t>
    </dgm:pt>
    <dgm:pt modelId="{2E16BA1F-5350-4630-866B-00A38E44E696}">
      <dgm:prSet phldrT="[Texte]"/>
      <dgm:spPr/>
      <dgm:t>
        <a:bodyPr/>
        <a:lstStyle/>
        <a:p>
          <a:r>
            <a:rPr lang="fr-FR"/>
            <a:t>Deconnexion</a:t>
          </a:r>
        </a:p>
      </dgm:t>
    </dgm:pt>
    <dgm:pt modelId="{E463BA52-64A9-4D8E-87F7-C4AB94867ACC}" type="parTrans" cxnId="{7E465FBD-9306-42E2-9B5A-B802393B97DD}">
      <dgm:prSet/>
      <dgm:spPr/>
      <dgm:t>
        <a:bodyPr/>
        <a:lstStyle/>
        <a:p>
          <a:endParaRPr lang="fr-FR"/>
        </a:p>
      </dgm:t>
    </dgm:pt>
    <dgm:pt modelId="{41D2088E-E6E1-4CC0-98D5-5FAC6D7970D6}" type="sibTrans" cxnId="{7E465FBD-9306-42E2-9B5A-B802393B97DD}">
      <dgm:prSet/>
      <dgm:spPr/>
      <dgm:t>
        <a:bodyPr/>
        <a:lstStyle/>
        <a:p>
          <a:endParaRPr lang="fr-FR"/>
        </a:p>
      </dgm:t>
    </dgm:pt>
    <dgm:pt modelId="{EFA6E75D-B884-427A-BA42-07A80E91DD97}">
      <dgm:prSet phldrT="[Texte]"/>
      <dgm:spPr/>
      <dgm:t>
        <a:bodyPr/>
        <a:lstStyle/>
        <a:p>
          <a:r>
            <a:rPr lang="fr-FR"/>
            <a:t>Personnalisation</a:t>
          </a:r>
        </a:p>
      </dgm:t>
    </dgm:pt>
    <dgm:pt modelId="{D0F2330F-D028-417F-9993-4CF7FAE6523A}" type="parTrans" cxnId="{721EAA26-E546-4024-B3FA-7B9D797CE537}">
      <dgm:prSet/>
      <dgm:spPr/>
      <dgm:t>
        <a:bodyPr/>
        <a:lstStyle/>
        <a:p>
          <a:endParaRPr lang="fr-FR"/>
        </a:p>
      </dgm:t>
    </dgm:pt>
    <dgm:pt modelId="{509DFAD5-AC5A-4C33-A6C2-88DCB6BFC1B2}" type="sibTrans" cxnId="{721EAA26-E546-4024-B3FA-7B9D797CE537}">
      <dgm:prSet/>
      <dgm:spPr/>
      <dgm:t>
        <a:bodyPr/>
        <a:lstStyle/>
        <a:p>
          <a:endParaRPr lang="fr-FR"/>
        </a:p>
      </dgm:t>
    </dgm:pt>
    <dgm:pt modelId="{34F5B7A7-1A12-4220-B84E-9DA45A272A1D}">
      <dgm:prSet phldrT="[Texte]"/>
      <dgm:spPr/>
      <dgm:t>
        <a:bodyPr/>
        <a:lstStyle/>
        <a:p>
          <a:r>
            <a:rPr lang="fr-FR"/>
            <a:t>Ecologie</a:t>
          </a:r>
        </a:p>
      </dgm:t>
    </dgm:pt>
    <dgm:pt modelId="{314D4345-49A9-4556-97E5-1D80DDE24663}" type="parTrans" cxnId="{0825D1D5-29E6-408F-A63A-16D4EA29A30B}">
      <dgm:prSet/>
      <dgm:spPr/>
      <dgm:t>
        <a:bodyPr/>
        <a:lstStyle/>
        <a:p>
          <a:endParaRPr lang="fr-FR"/>
        </a:p>
      </dgm:t>
    </dgm:pt>
    <dgm:pt modelId="{CC0DE609-6757-4994-BD0F-E34E88794C63}" type="sibTrans" cxnId="{0825D1D5-29E6-408F-A63A-16D4EA29A30B}">
      <dgm:prSet/>
      <dgm:spPr/>
      <dgm:t>
        <a:bodyPr/>
        <a:lstStyle/>
        <a:p>
          <a:endParaRPr lang="fr-FR"/>
        </a:p>
      </dgm:t>
    </dgm:pt>
    <dgm:pt modelId="{E9797BB8-37F4-49F3-B326-B1DDA6F3657E}">
      <dgm:prSet phldrT="[Texte]"/>
      <dgm:spPr/>
      <dgm:t>
        <a:bodyPr/>
        <a:lstStyle/>
        <a:p>
          <a:r>
            <a:rPr lang="fr-FR"/>
            <a:t>Evènements passés</a:t>
          </a:r>
        </a:p>
      </dgm:t>
    </dgm:pt>
    <dgm:pt modelId="{C5DA838B-B39D-4A7F-9DAB-6B4F8B3E0D28}" type="parTrans" cxnId="{37ED6A5F-0E9A-4F75-8A33-7DD6394406EA}">
      <dgm:prSet/>
      <dgm:spPr/>
      <dgm:t>
        <a:bodyPr/>
        <a:lstStyle/>
        <a:p>
          <a:endParaRPr lang="fr-FR"/>
        </a:p>
      </dgm:t>
    </dgm:pt>
    <dgm:pt modelId="{7C3E4373-04D5-4FDD-BB69-04D100CF9D86}" type="sibTrans" cxnId="{37ED6A5F-0E9A-4F75-8A33-7DD6394406EA}">
      <dgm:prSet/>
      <dgm:spPr/>
      <dgm:t>
        <a:bodyPr/>
        <a:lstStyle/>
        <a:p>
          <a:endParaRPr lang="fr-FR"/>
        </a:p>
      </dgm:t>
    </dgm:pt>
    <dgm:pt modelId="{2A54412D-3D13-466E-AE0A-BB70482BFF44}">
      <dgm:prSet phldrT="[Texte]"/>
      <dgm:spPr/>
      <dgm:t>
        <a:bodyPr/>
        <a:lstStyle/>
        <a:p>
          <a:r>
            <a:rPr lang="fr-FR"/>
            <a:t>Evènements futurs</a:t>
          </a:r>
        </a:p>
      </dgm:t>
    </dgm:pt>
    <dgm:pt modelId="{8547A155-028B-43D0-BE2B-C2ACF9B4E278}" type="parTrans" cxnId="{6B9EFF9C-E6C5-4BB7-B47A-80CCC6979032}">
      <dgm:prSet/>
      <dgm:spPr/>
      <dgm:t>
        <a:bodyPr/>
        <a:lstStyle/>
        <a:p>
          <a:endParaRPr lang="fr-FR"/>
        </a:p>
      </dgm:t>
    </dgm:pt>
    <dgm:pt modelId="{1027FA30-4883-49B2-956E-9E3AC269652E}" type="sibTrans" cxnId="{6B9EFF9C-E6C5-4BB7-B47A-80CCC6979032}">
      <dgm:prSet/>
      <dgm:spPr/>
      <dgm:t>
        <a:bodyPr/>
        <a:lstStyle/>
        <a:p>
          <a:endParaRPr lang="fr-FR"/>
        </a:p>
      </dgm:t>
    </dgm:pt>
    <dgm:pt modelId="{A4C053D5-4415-44A7-BCF6-45A075894223}">
      <dgm:prSet phldrT="[Texte]"/>
      <dgm:spPr/>
      <dgm:t>
        <a:bodyPr/>
        <a:lstStyle/>
        <a:p>
          <a:r>
            <a:rPr lang="fr-FR"/>
            <a:t>Reserver un essai</a:t>
          </a:r>
        </a:p>
      </dgm:t>
    </dgm:pt>
    <dgm:pt modelId="{12B469CB-024C-42BB-907C-165C1D8C54D9}" type="parTrans" cxnId="{CE5A56F6-58CD-40A4-946F-D3F7DAC1D3CB}">
      <dgm:prSet/>
      <dgm:spPr/>
      <dgm:t>
        <a:bodyPr/>
        <a:lstStyle/>
        <a:p>
          <a:endParaRPr lang="fr-FR"/>
        </a:p>
      </dgm:t>
    </dgm:pt>
    <dgm:pt modelId="{AA2199CC-79DE-486C-B146-C2D1E976B07C}" type="sibTrans" cxnId="{CE5A56F6-58CD-40A4-946F-D3F7DAC1D3CB}">
      <dgm:prSet/>
      <dgm:spPr/>
      <dgm:t>
        <a:bodyPr/>
        <a:lstStyle/>
        <a:p>
          <a:endParaRPr lang="fr-FR"/>
        </a:p>
      </dgm:t>
    </dgm:pt>
    <dgm:pt modelId="{65857C1A-B9CA-4738-ADB9-5A50300EFE24}">
      <dgm:prSet phldrT="[Texte]"/>
      <dgm:spPr/>
      <dgm:t>
        <a:bodyPr/>
        <a:lstStyle/>
        <a:p>
          <a:r>
            <a:rPr lang="fr-FR"/>
            <a:t>Guides généraux</a:t>
          </a:r>
        </a:p>
      </dgm:t>
    </dgm:pt>
    <dgm:pt modelId="{CC4A0409-A009-4430-BE46-4F6F90D21C54}" type="parTrans" cxnId="{C5A314B6-2E41-4257-98F9-506235535923}">
      <dgm:prSet/>
      <dgm:spPr/>
      <dgm:t>
        <a:bodyPr/>
        <a:lstStyle/>
        <a:p>
          <a:endParaRPr lang="fr-FR"/>
        </a:p>
      </dgm:t>
    </dgm:pt>
    <dgm:pt modelId="{8F9DAD28-F78D-496C-8BBF-0F4BBAC27F03}" type="sibTrans" cxnId="{C5A314B6-2E41-4257-98F9-506235535923}">
      <dgm:prSet/>
      <dgm:spPr/>
      <dgm:t>
        <a:bodyPr/>
        <a:lstStyle/>
        <a:p>
          <a:endParaRPr lang="fr-FR"/>
        </a:p>
      </dgm:t>
    </dgm:pt>
    <dgm:pt modelId="{4D77FF87-8AC2-4899-9B8B-224EBFB5EBAE}">
      <dgm:prSet phldrT="[Texte]"/>
      <dgm:spPr/>
      <dgm:t>
        <a:bodyPr/>
        <a:lstStyle/>
        <a:p>
          <a:r>
            <a:rPr lang="fr-FR"/>
            <a:t>Guides par modèle</a:t>
          </a:r>
        </a:p>
      </dgm:t>
    </dgm:pt>
    <dgm:pt modelId="{36404545-FA0D-4DDC-A5DD-BEF2B0E374F7}" type="parTrans" cxnId="{99415E8C-8194-48D7-A929-7D41A7E03657}">
      <dgm:prSet/>
      <dgm:spPr/>
      <dgm:t>
        <a:bodyPr/>
        <a:lstStyle/>
        <a:p>
          <a:endParaRPr lang="fr-FR"/>
        </a:p>
      </dgm:t>
    </dgm:pt>
    <dgm:pt modelId="{2156FB5B-61E1-439C-8663-82B0AB6A76F0}" type="sibTrans" cxnId="{99415E8C-8194-48D7-A929-7D41A7E03657}">
      <dgm:prSet/>
      <dgm:spPr/>
      <dgm:t>
        <a:bodyPr/>
        <a:lstStyle/>
        <a:p>
          <a:endParaRPr lang="fr-FR"/>
        </a:p>
      </dgm:t>
    </dgm:pt>
    <dgm:pt modelId="{A21A019E-5871-4012-BE13-CECEB944770F}">
      <dgm:prSet phldrT="[Texte]"/>
      <dgm:spPr/>
      <dgm:t>
        <a:bodyPr/>
        <a:lstStyle/>
        <a:p>
          <a:r>
            <a:rPr lang="fr-FR"/>
            <a:t>Mes informations</a:t>
          </a:r>
        </a:p>
      </dgm:t>
    </dgm:pt>
    <dgm:pt modelId="{C84E719E-3E23-4337-A2B2-78CC2E5C23EA}" type="parTrans" cxnId="{6AAB926A-EA3C-44F6-87ED-B1165FA10896}">
      <dgm:prSet/>
      <dgm:spPr/>
      <dgm:t>
        <a:bodyPr/>
        <a:lstStyle/>
        <a:p>
          <a:endParaRPr lang="fr-FR"/>
        </a:p>
      </dgm:t>
    </dgm:pt>
    <dgm:pt modelId="{63914E1A-2A87-42B2-9413-7D6432FC5B33}" type="sibTrans" cxnId="{6AAB926A-EA3C-44F6-87ED-B1165FA10896}">
      <dgm:prSet/>
      <dgm:spPr/>
      <dgm:t>
        <a:bodyPr/>
        <a:lstStyle/>
        <a:p>
          <a:endParaRPr lang="fr-FR"/>
        </a:p>
      </dgm:t>
    </dgm:pt>
    <dgm:pt modelId="{913438D7-93EF-4F56-8553-1FCD7777825E}" type="pres">
      <dgm:prSet presAssocID="{CA2EFB33-8011-4227-95AF-8AA48EF1049D}" presName="diagram" presStyleCnt="0">
        <dgm:presLayoutVars>
          <dgm:chPref val="1"/>
          <dgm:dir/>
          <dgm:animOne val="branch"/>
          <dgm:animLvl val="lvl"/>
          <dgm:resizeHandles/>
        </dgm:presLayoutVars>
      </dgm:prSet>
      <dgm:spPr/>
    </dgm:pt>
    <dgm:pt modelId="{E965A6E0-9287-4A69-B582-9CE9D857FC05}" type="pres">
      <dgm:prSet presAssocID="{3F9C6B70-54C2-4C22-A57D-49DA0ECF3628}" presName="root" presStyleCnt="0"/>
      <dgm:spPr/>
    </dgm:pt>
    <dgm:pt modelId="{BCCC0B40-45EF-467A-A63F-5739492AC9E2}" type="pres">
      <dgm:prSet presAssocID="{3F9C6B70-54C2-4C22-A57D-49DA0ECF3628}" presName="rootComposite" presStyleCnt="0"/>
      <dgm:spPr/>
    </dgm:pt>
    <dgm:pt modelId="{F9B1752D-28A3-4AB3-83EA-FB6167C4180F}" type="pres">
      <dgm:prSet presAssocID="{3F9C6B70-54C2-4C22-A57D-49DA0ECF3628}" presName="rootText" presStyleLbl="node1" presStyleIdx="0" presStyleCnt="3"/>
      <dgm:spPr/>
    </dgm:pt>
    <dgm:pt modelId="{17D8F980-52B1-4BAF-BE9E-0B8AD1A4E5BC}" type="pres">
      <dgm:prSet presAssocID="{3F9C6B70-54C2-4C22-A57D-49DA0ECF3628}" presName="rootConnector" presStyleLbl="node1" presStyleIdx="0" presStyleCnt="3"/>
      <dgm:spPr/>
    </dgm:pt>
    <dgm:pt modelId="{991A3D99-61ED-45CC-9AE1-1E09B9E17757}" type="pres">
      <dgm:prSet presAssocID="{3F9C6B70-54C2-4C22-A57D-49DA0ECF3628}" presName="childShape" presStyleCnt="0"/>
      <dgm:spPr/>
    </dgm:pt>
    <dgm:pt modelId="{6B7CBF7C-EA19-4616-83C0-F7B3C61A1939}" type="pres">
      <dgm:prSet presAssocID="{E6D2D555-6CE0-4EFA-A340-F414D0FA43E2}" presName="Name13" presStyleLbl="parChTrans1D2" presStyleIdx="0" presStyleCnt="10"/>
      <dgm:spPr/>
    </dgm:pt>
    <dgm:pt modelId="{BA5D6664-2398-425C-8E1E-DE289230FED8}" type="pres">
      <dgm:prSet presAssocID="{B36F17B4-4D43-4B38-883D-870BCE6820D0}" presName="childText" presStyleLbl="bgAcc1" presStyleIdx="0" presStyleCnt="10">
        <dgm:presLayoutVars>
          <dgm:bulletEnabled val="1"/>
        </dgm:presLayoutVars>
      </dgm:prSet>
      <dgm:spPr/>
    </dgm:pt>
    <dgm:pt modelId="{9DC87B47-DB2E-4FD4-9F54-34C36EB75DF3}" type="pres">
      <dgm:prSet presAssocID="{0FE1DE34-54DF-4017-BEB1-670826ECC85C}" presName="Name13" presStyleLbl="parChTrans1D2" presStyleIdx="1" presStyleCnt="10"/>
      <dgm:spPr/>
    </dgm:pt>
    <dgm:pt modelId="{5ACFD944-FDB4-416D-BDC6-579BE9A2C3DA}" type="pres">
      <dgm:prSet presAssocID="{CF607827-64D5-4724-9BBB-A7F0794D0B12}" presName="childText" presStyleLbl="bgAcc1" presStyleIdx="1" presStyleCnt="10">
        <dgm:presLayoutVars>
          <dgm:bulletEnabled val="1"/>
        </dgm:presLayoutVars>
      </dgm:prSet>
      <dgm:spPr/>
    </dgm:pt>
    <dgm:pt modelId="{17E3276A-B994-47AF-9B0C-D88669692AFB}" type="pres">
      <dgm:prSet presAssocID="{07E18F5F-174F-4C68-8B6E-1EC0380E6875}" presName="Name13" presStyleLbl="parChTrans1D2" presStyleIdx="2" presStyleCnt="10"/>
      <dgm:spPr/>
    </dgm:pt>
    <dgm:pt modelId="{96917E83-C4FC-4E6D-B334-8F3A5A4FF0AD}" type="pres">
      <dgm:prSet presAssocID="{CB432E0D-346E-4825-B79A-F7566B0FF439}" presName="childText" presStyleLbl="bgAcc1" presStyleIdx="2" presStyleCnt="10">
        <dgm:presLayoutVars>
          <dgm:bulletEnabled val="1"/>
        </dgm:presLayoutVars>
      </dgm:prSet>
      <dgm:spPr/>
    </dgm:pt>
    <dgm:pt modelId="{7FC2323C-3ACE-4BC7-9BCA-DCAE4C2FCFBE}" type="pres">
      <dgm:prSet presAssocID="{BFEA74A5-BDA2-473E-ADAB-A3135A8243F4}" presName="Name13" presStyleLbl="parChTrans1D2" presStyleIdx="3" presStyleCnt="10"/>
      <dgm:spPr/>
    </dgm:pt>
    <dgm:pt modelId="{724D5870-285C-405A-B2E7-A9DA50946523}" type="pres">
      <dgm:prSet presAssocID="{E8F623F2-ABC0-4CD5-BDF9-EB5B441BC088}" presName="childText" presStyleLbl="bgAcc1" presStyleIdx="3" presStyleCnt="10">
        <dgm:presLayoutVars>
          <dgm:bulletEnabled val="1"/>
        </dgm:presLayoutVars>
      </dgm:prSet>
      <dgm:spPr/>
    </dgm:pt>
    <dgm:pt modelId="{76472EE7-4E36-4A83-B3A9-EE381629713F}" type="pres">
      <dgm:prSet presAssocID="{0012F5DC-927A-4419-9D18-9B500A7DDEB6}" presName="Name13" presStyleLbl="parChTrans1D2" presStyleIdx="4" presStyleCnt="10"/>
      <dgm:spPr/>
    </dgm:pt>
    <dgm:pt modelId="{A6459532-44F4-423E-BC05-1ECEF9D0CCEF}" type="pres">
      <dgm:prSet presAssocID="{B6C4FEE1-0F15-4C87-8C57-992797BBBD03}" presName="childText" presStyleLbl="bgAcc1" presStyleIdx="4" presStyleCnt="10">
        <dgm:presLayoutVars>
          <dgm:bulletEnabled val="1"/>
        </dgm:presLayoutVars>
      </dgm:prSet>
      <dgm:spPr/>
    </dgm:pt>
    <dgm:pt modelId="{C8DDD33E-0931-4508-B3B5-7E87F5E5566F}" type="pres">
      <dgm:prSet presAssocID="{513EAA8B-9C9D-4699-9E44-F6E6BADB4057}" presName="root" presStyleCnt="0"/>
      <dgm:spPr/>
    </dgm:pt>
    <dgm:pt modelId="{FC0D3B89-D988-45E9-A7E0-9E13C82C8E1C}" type="pres">
      <dgm:prSet presAssocID="{513EAA8B-9C9D-4699-9E44-F6E6BADB4057}" presName="rootComposite" presStyleCnt="0"/>
      <dgm:spPr/>
    </dgm:pt>
    <dgm:pt modelId="{7D8317FB-DACF-4BF9-B969-9B9E5A724AA6}" type="pres">
      <dgm:prSet presAssocID="{513EAA8B-9C9D-4699-9E44-F6E6BADB4057}" presName="rootText" presStyleLbl="node1" presStyleIdx="1" presStyleCnt="3"/>
      <dgm:spPr/>
    </dgm:pt>
    <dgm:pt modelId="{CE60567F-27E3-434D-8E35-089E5B606724}" type="pres">
      <dgm:prSet presAssocID="{513EAA8B-9C9D-4699-9E44-F6E6BADB4057}" presName="rootConnector" presStyleLbl="node1" presStyleIdx="1" presStyleCnt="3"/>
      <dgm:spPr/>
    </dgm:pt>
    <dgm:pt modelId="{FEB2CAB9-2C52-4E7C-8B7A-AC2FF1D1014C}" type="pres">
      <dgm:prSet presAssocID="{513EAA8B-9C9D-4699-9E44-F6E6BADB4057}" presName="childShape" presStyleCnt="0"/>
      <dgm:spPr/>
    </dgm:pt>
    <dgm:pt modelId="{51AD9F07-3BD3-4394-9402-CCFE2545A00F}" type="pres">
      <dgm:prSet presAssocID="{C3A56222-BBBC-4657-A721-AEC3CFD4B9C6}" presName="Name13" presStyleLbl="parChTrans1D2" presStyleIdx="5" presStyleCnt="10"/>
      <dgm:spPr/>
    </dgm:pt>
    <dgm:pt modelId="{B3075963-49CA-4F21-8C41-6AB8699FA3FD}" type="pres">
      <dgm:prSet presAssocID="{34106722-9013-4B13-BD95-87D4D2C52CC4}" presName="childText" presStyleLbl="bgAcc1" presStyleIdx="5" presStyleCnt="10">
        <dgm:presLayoutVars>
          <dgm:bulletEnabled val="1"/>
        </dgm:presLayoutVars>
      </dgm:prSet>
      <dgm:spPr/>
    </dgm:pt>
    <dgm:pt modelId="{9CC11198-EEEB-403F-AD9A-F97429047598}" type="pres">
      <dgm:prSet presAssocID="{2C58EE36-6DFC-4213-B047-6EE1FBD826CB}" presName="Name13" presStyleLbl="parChTrans1D2" presStyleIdx="6" presStyleCnt="10"/>
      <dgm:spPr/>
    </dgm:pt>
    <dgm:pt modelId="{C4E8D6AE-62B5-4047-AE5E-93EE487EA341}" type="pres">
      <dgm:prSet presAssocID="{7662C534-AA6E-4E41-BAA8-F339871DC960}" presName="childText" presStyleLbl="bgAcc1" presStyleIdx="6" presStyleCnt="10">
        <dgm:presLayoutVars>
          <dgm:bulletEnabled val="1"/>
        </dgm:presLayoutVars>
      </dgm:prSet>
      <dgm:spPr/>
    </dgm:pt>
    <dgm:pt modelId="{63F7A0F6-7435-42D6-9F0C-577FDF73E313}" type="pres">
      <dgm:prSet presAssocID="{794366BB-1DA1-488C-8424-7E67E69CD1AB}" presName="Name13" presStyleLbl="parChTrans1D2" presStyleIdx="7" presStyleCnt="10"/>
      <dgm:spPr/>
    </dgm:pt>
    <dgm:pt modelId="{5C272650-9EEC-4DB2-B8E7-BF5AF8F76375}" type="pres">
      <dgm:prSet presAssocID="{5BF17E6A-77CC-458F-ACB8-D7B0C9900E2F}" presName="childText" presStyleLbl="bgAcc1" presStyleIdx="7" presStyleCnt="10">
        <dgm:presLayoutVars>
          <dgm:bulletEnabled val="1"/>
        </dgm:presLayoutVars>
      </dgm:prSet>
      <dgm:spPr/>
    </dgm:pt>
    <dgm:pt modelId="{581395EC-DF4B-4931-88D3-A9135842E88D}" type="pres">
      <dgm:prSet presAssocID="{0C660D1D-0BE8-4F34-8FC0-51DBB6537760}" presName="root" presStyleCnt="0"/>
      <dgm:spPr/>
    </dgm:pt>
    <dgm:pt modelId="{A3084787-F76B-4F2D-B1D8-68A31CC8D3FB}" type="pres">
      <dgm:prSet presAssocID="{0C660D1D-0BE8-4F34-8FC0-51DBB6537760}" presName="rootComposite" presStyleCnt="0"/>
      <dgm:spPr/>
    </dgm:pt>
    <dgm:pt modelId="{70D48020-875B-4C72-83AD-3BB39729D24F}" type="pres">
      <dgm:prSet presAssocID="{0C660D1D-0BE8-4F34-8FC0-51DBB6537760}" presName="rootText" presStyleLbl="node1" presStyleIdx="2" presStyleCnt="3"/>
      <dgm:spPr/>
    </dgm:pt>
    <dgm:pt modelId="{C9A6C258-CC99-4389-9A0A-34AD84D80EC8}" type="pres">
      <dgm:prSet presAssocID="{0C660D1D-0BE8-4F34-8FC0-51DBB6537760}" presName="rootConnector" presStyleLbl="node1" presStyleIdx="2" presStyleCnt="3"/>
      <dgm:spPr/>
    </dgm:pt>
    <dgm:pt modelId="{DB125BF6-647C-427D-9660-FB32FA96DA01}" type="pres">
      <dgm:prSet presAssocID="{0C660D1D-0BE8-4F34-8FC0-51DBB6537760}" presName="childShape" presStyleCnt="0"/>
      <dgm:spPr/>
    </dgm:pt>
    <dgm:pt modelId="{23024086-782C-44B5-BEEA-01250B029389}" type="pres">
      <dgm:prSet presAssocID="{05E64242-B990-4C87-BA62-05A7699F0BEE}" presName="Name13" presStyleLbl="parChTrans1D2" presStyleIdx="8" presStyleCnt="10"/>
      <dgm:spPr/>
    </dgm:pt>
    <dgm:pt modelId="{B7EFCAEB-46B3-4DA9-99F0-27FE4D16BD99}" type="pres">
      <dgm:prSet presAssocID="{B2068974-7CC3-460D-8EA0-2A4805C72828}" presName="childText" presStyleLbl="bgAcc1" presStyleIdx="8" presStyleCnt="10">
        <dgm:presLayoutVars>
          <dgm:bulletEnabled val="1"/>
        </dgm:presLayoutVars>
      </dgm:prSet>
      <dgm:spPr/>
    </dgm:pt>
    <dgm:pt modelId="{2772F614-184C-40CC-93EE-507651CAE40D}" type="pres">
      <dgm:prSet presAssocID="{AAABFD40-BFDD-478A-8E45-5522E4920B6B}" presName="Name13" presStyleLbl="parChTrans1D2" presStyleIdx="9" presStyleCnt="10"/>
      <dgm:spPr/>
    </dgm:pt>
    <dgm:pt modelId="{AB5850BA-6316-4408-B4BD-0F443574634A}" type="pres">
      <dgm:prSet presAssocID="{4B58064D-97EB-45CC-9130-2D22CE620824}" presName="childText" presStyleLbl="bgAcc1" presStyleIdx="9" presStyleCnt="10">
        <dgm:presLayoutVars>
          <dgm:bulletEnabled val="1"/>
        </dgm:presLayoutVars>
      </dgm:prSet>
      <dgm:spPr/>
    </dgm:pt>
  </dgm:ptLst>
  <dgm:cxnLst>
    <dgm:cxn modelId="{37A44C03-1EC7-4446-8BB4-7CFA9BE107FB}" srcId="{3F9C6B70-54C2-4C22-A57D-49DA0ECF3628}" destId="{B36F17B4-4D43-4B38-883D-870BCE6820D0}" srcOrd="0" destOrd="0" parTransId="{E6D2D555-6CE0-4EFA-A340-F414D0FA43E2}" sibTransId="{9D20674A-FE98-418B-A85E-74AFA41E9134}"/>
    <dgm:cxn modelId="{7D973806-1721-4485-A250-35FA337BC226}" srcId="{3F9C6B70-54C2-4C22-A57D-49DA0ECF3628}" destId="{CB432E0D-346E-4825-B79A-F7566B0FF439}" srcOrd="2" destOrd="0" parTransId="{07E18F5F-174F-4C68-8B6E-1EC0380E6875}" sibTransId="{FC5780EB-A48A-48B7-AAB5-4851897548F9}"/>
    <dgm:cxn modelId="{AEF1F006-0676-4CBE-86E6-11BF6A7F1D52}" type="presOf" srcId="{B36F17B4-4D43-4B38-883D-870BCE6820D0}" destId="{BA5D6664-2398-425C-8E1E-DE289230FED8}" srcOrd="0" destOrd="0" presId="urn:microsoft.com/office/officeart/2005/8/layout/hierarchy3"/>
    <dgm:cxn modelId="{173FE507-7C56-4BAD-AB75-F558316F0354}" type="presOf" srcId="{6AB57903-1B72-4A0C-B1FC-28207B3C0BB0}" destId="{B3075963-49CA-4F21-8C41-6AB8699FA3FD}" srcOrd="0" destOrd="2" presId="urn:microsoft.com/office/officeart/2005/8/layout/hierarchy3"/>
    <dgm:cxn modelId="{FBB67A0C-B7BD-4EA6-9509-540E825CB386}" type="presOf" srcId="{2E16BA1F-5350-4630-866B-00A38E44E696}" destId="{B3075963-49CA-4F21-8C41-6AB8699FA3FD}" srcOrd="0" destOrd="3" presId="urn:microsoft.com/office/officeart/2005/8/layout/hierarchy3"/>
    <dgm:cxn modelId="{898F8313-D12A-428D-9FCA-0A852E690805}" type="presOf" srcId="{0C660D1D-0BE8-4F34-8FC0-51DBB6537760}" destId="{70D48020-875B-4C72-83AD-3BB39729D24F}" srcOrd="0" destOrd="0" presId="urn:microsoft.com/office/officeart/2005/8/layout/hierarchy3"/>
    <dgm:cxn modelId="{BD65D214-E703-47EE-8F17-08D7B0F5E039}" type="presOf" srcId="{A4C053D5-4415-44A7-BCF6-45A075894223}" destId="{96917E83-C4FC-4E6D-B334-8F3A5A4FF0AD}" srcOrd="0" destOrd="3" presId="urn:microsoft.com/office/officeart/2005/8/layout/hierarchy3"/>
    <dgm:cxn modelId="{BD57CD22-F3BF-453B-849F-E6CB68D4E175}" type="presOf" srcId="{AAABFD40-BFDD-478A-8E45-5522E4920B6B}" destId="{2772F614-184C-40CC-93EE-507651CAE40D}" srcOrd="0" destOrd="0" presId="urn:microsoft.com/office/officeart/2005/8/layout/hierarchy3"/>
    <dgm:cxn modelId="{DF5E4723-DE4B-4BF7-A32D-75B9628310FF}" srcId="{3F9C6B70-54C2-4C22-A57D-49DA0ECF3628}" destId="{CF607827-64D5-4724-9BBB-A7F0794D0B12}" srcOrd="1" destOrd="0" parTransId="{0FE1DE34-54DF-4017-BEB1-670826ECC85C}" sibTransId="{F44AB2E5-9312-468D-95C7-9CBFD7D0D3A7}"/>
    <dgm:cxn modelId="{721EAA26-E546-4024-B3FA-7B9D797CE537}" srcId="{CF607827-64D5-4724-9BBB-A7F0794D0B12}" destId="{EFA6E75D-B884-427A-BA42-07A80E91DD97}" srcOrd="1" destOrd="0" parTransId="{D0F2330F-D028-417F-9993-4CF7FAE6523A}" sibTransId="{509DFAD5-AC5A-4C33-A6C2-88DCB6BFC1B2}"/>
    <dgm:cxn modelId="{ED7A3A27-A094-468F-A436-ABEEBBFAB076}" type="presOf" srcId="{4D77FF87-8AC2-4899-9B8B-224EBFB5EBAE}" destId="{A6459532-44F4-423E-BC05-1ECEF9D0CCEF}" srcOrd="0" destOrd="2" presId="urn:microsoft.com/office/officeart/2005/8/layout/hierarchy3"/>
    <dgm:cxn modelId="{25EC5C29-0585-4C92-B2A5-D9D086758743}" type="presOf" srcId="{CB47E404-BF57-4164-97EF-7413937F8057}" destId="{5C272650-9EEC-4DB2-B8E7-BF5AF8F76375}" srcOrd="0" destOrd="3" presId="urn:microsoft.com/office/officeart/2005/8/layout/hierarchy3"/>
    <dgm:cxn modelId="{394ACD30-2CEA-48A2-BC80-7C6DB008F6CF}" type="presOf" srcId="{B2068974-7CC3-460D-8EA0-2A4805C72828}" destId="{B7EFCAEB-46B3-4DA9-99F0-27FE4D16BD99}" srcOrd="0" destOrd="0" presId="urn:microsoft.com/office/officeart/2005/8/layout/hierarchy3"/>
    <dgm:cxn modelId="{7740FC32-D818-4CBF-AFD3-4647D34AAC81}" type="presOf" srcId="{E9797BB8-37F4-49F3-B326-B1DDA6F3657E}" destId="{96917E83-C4FC-4E6D-B334-8F3A5A4FF0AD}" srcOrd="0" destOrd="1" presId="urn:microsoft.com/office/officeart/2005/8/layout/hierarchy3"/>
    <dgm:cxn modelId="{C98B2A40-85CD-4F97-8031-B97143C5E1B2}" srcId="{513EAA8B-9C9D-4699-9E44-F6E6BADB4057}" destId="{34106722-9013-4B13-BD95-87D4D2C52CC4}" srcOrd="0" destOrd="0" parTransId="{C3A56222-BBBC-4657-A721-AEC3CFD4B9C6}" sibTransId="{09597311-B759-46EF-9A04-804B426FB4AA}"/>
    <dgm:cxn modelId="{8AF0FC40-7D30-43A6-B285-B424E1DBAEAB}" type="presOf" srcId="{07E18F5F-174F-4C68-8B6E-1EC0380E6875}" destId="{17E3276A-B994-47AF-9B0C-D88669692AFB}" srcOrd="0" destOrd="0" presId="urn:microsoft.com/office/officeart/2005/8/layout/hierarchy3"/>
    <dgm:cxn modelId="{5AAE8C5D-6975-4C3D-BA1E-884C2504EFCA}" type="presOf" srcId="{0C660D1D-0BE8-4F34-8FC0-51DBB6537760}" destId="{C9A6C258-CC99-4389-9A0A-34AD84D80EC8}" srcOrd="1" destOrd="0" presId="urn:microsoft.com/office/officeart/2005/8/layout/hierarchy3"/>
    <dgm:cxn modelId="{E579445E-A7C2-472A-BBA4-1029892902A0}" type="presOf" srcId="{3F9C6B70-54C2-4C22-A57D-49DA0ECF3628}" destId="{F9B1752D-28A3-4AB3-83EA-FB6167C4180F}" srcOrd="0" destOrd="0" presId="urn:microsoft.com/office/officeart/2005/8/layout/hierarchy3"/>
    <dgm:cxn modelId="{37ED6A5F-0E9A-4F75-8A33-7DD6394406EA}" srcId="{CB432E0D-346E-4825-B79A-F7566B0FF439}" destId="{E9797BB8-37F4-49F3-B326-B1DDA6F3657E}" srcOrd="0" destOrd="0" parTransId="{C5DA838B-B39D-4A7F-9DAB-6B4F8B3E0D28}" sibTransId="{7C3E4373-04D5-4FDD-BB69-04D100CF9D86}"/>
    <dgm:cxn modelId="{B4E89042-B21D-4ABC-9B9C-41A66314A591}" type="presOf" srcId="{2C58EE36-6DFC-4213-B047-6EE1FBD826CB}" destId="{9CC11198-EEEB-403F-AD9A-F97429047598}" srcOrd="0" destOrd="0" presId="urn:microsoft.com/office/officeart/2005/8/layout/hierarchy3"/>
    <dgm:cxn modelId="{739B2644-A231-40ED-8779-96930FB755EA}" type="presOf" srcId="{EFA6E75D-B884-427A-BA42-07A80E91DD97}" destId="{5ACFD944-FDB4-416D-BDC6-579BE9A2C3DA}" srcOrd="0" destOrd="2" presId="urn:microsoft.com/office/officeart/2005/8/layout/hierarchy3"/>
    <dgm:cxn modelId="{61755145-CA6D-4057-9105-4BF7304A20EF}" type="presOf" srcId="{34F5B7A7-1A12-4220-B84E-9DA45A272A1D}" destId="{5ACFD944-FDB4-416D-BDC6-579BE9A2C3DA}" srcOrd="0" destOrd="1" presId="urn:microsoft.com/office/officeart/2005/8/layout/hierarchy3"/>
    <dgm:cxn modelId="{72E6C165-DCAC-494C-9442-2FDCD37F5BD6}" type="presOf" srcId="{A21A019E-5871-4012-BE13-CECEB944770F}" destId="{5C272650-9EEC-4DB2-B8E7-BF5AF8F76375}" srcOrd="0" destOrd="1" presId="urn:microsoft.com/office/officeart/2005/8/layout/hierarchy3"/>
    <dgm:cxn modelId="{91C81566-348C-47D7-88FB-BF899FB9DB3E}" srcId="{5BF17E6A-77CC-458F-ACB8-D7B0C9900E2F}" destId="{A397FDDB-733B-4286-B855-B2D032274B8C}" srcOrd="1" destOrd="0" parTransId="{C70D4351-0819-455C-A271-2352A265676A}" sibTransId="{DED00B0A-7FF5-4357-A295-8F22EBAFDC91}"/>
    <dgm:cxn modelId="{6AAB926A-EA3C-44F6-87ED-B1165FA10896}" srcId="{5BF17E6A-77CC-458F-ACB8-D7B0C9900E2F}" destId="{A21A019E-5871-4012-BE13-CECEB944770F}" srcOrd="0" destOrd="0" parTransId="{C84E719E-3E23-4337-A2B2-78CC2E5C23EA}" sibTransId="{63914E1A-2A87-42B2-9413-7D6432FC5B33}"/>
    <dgm:cxn modelId="{8274914E-515C-4287-AEB9-5AE51CF46707}" type="presOf" srcId="{5BF17E6A-77CC-458F-ACB8-D7B0C9900E2F}" destId="{5C272650-9EEC-4DB2-B8E7-BF5AF8F76375}" srcOrd="0" destOrd="0" presId="urn:microsoft.com/office/officeart/2005/8/layout/hierarchy3"/>
    <dgm:cxn modelId="{70C1A04E-13FA-4340-B711-AE34C3DFC303}" type="presOf" srcId="{A397FDDB-733B-4286-B855-B2D032274B8C}" destId="{5C272650-9EEC-4DB2-B8E7-BF5AF8F76375}" srcOrd="0" destOrd="2" presId="urn:microsoft.com/office/officeart/2005/8/layout/hierarchy3"/>
    <dgm:cxn modelId="{3FC3EA4E-6C33-4632-BDFA-47FF9434D506}" srcId="{E8F623F2-ABC0-4CD5-BDF9-EB5B441BC088}" destId="{C38A0CBE-4CC5-4E01-95BB-AE728763B8FB}" srcOrd="1" destOrd="0" parTransId="{8827F2D4-B95C-48B6-9F17-1301C4E16B40}" sibTransId="{58E18092-2DD3-44D5-BE7C-8C8764B0B354}"/>
    <dgm:cxn modelId="{29D8B571-1B38-4120-90CF-5B2F7F371453}" type="presOf" srcId="{3F9C6B70-54C2-4C22-A57D-49DA0ECF3628}" destId="{17D8F980-52B1-4BAF-BE9E-0B8AD1A4E5BC}" srcOrd="1" destOrd="0" presId="urn:microsoft.com/office/officeart/2005/8/layout/hierarchy3"/>
    <dgm:cxn modelId="{A0A34E72-8C79-468D-864D-DB9781806B91}" type="presOf" srcId="{AA9D5088-6CCF-4A38-A94F-D380E9D97198}" destId="{B3075963-49CA-4F21-8C41-6AB8699FA3FD}" srcOrd="0" destOrd="1" presId="urn:microsoft.com/office/officeart/2005/8/layout/hierarchy3"/>
    <dgm:cxn modelId="{62C35672-29DB-4566-8323-A2E7F49F5FA1}" type="presOf" srcId="{DAE75C1F-B4F4-4AB9-B7F9-1BB5EB3DFC2A}" destId="{724D5870-285C-405A-B2E7-A9DA50946523}" srcOrd="0" destOrd="1" presId="urn:microsoft.com/office/officeart/2005/8/layout/hierarchy3"/>
    <dgm:cxn modelId="{D1225B76-BA32-4448-A665-B8A398093CC4}" type="presOf" srcId="{BFEA74A5-BDA2-473E-ADAB-A3135A8243F4}" destId="{7FC2323C-3ACE-4BC7-9BCA-DCAE4C2FCFBE}" srcOrd="0" destOrd="0" presId="urn:microsoft.com/office/officeart/2005/8/layout/hierarchy3"/>
    <dgm:cxn modelId="{363A8F58-1FF7-4BDF-AB3B-28197BFD0841}" srcId="{E8F623F2-ABC0-4CD5-BDF9-EB5B441BC088}" destId="{DAE75C1F-B4F4-4AB9-B7F9-1BB5EB3DFC2A}" srcOrd="0" destOrd="0" parTransId="{62CC4270-75F8-46EF-A2D9-9D0319FDE7B5}" sibTransId="{367B0E2D-B0FD-4686-A58E-A713FCABF6C9}"/>
    <dgm:cxn modelId="{9E7FDA59-3B83-4B20-B710-B88DD3D3633C}" srcId="{CA2EFB33-8011-4227-95AF-8AA48EF1049D}" destId="{3F9C6B70-54C2-4C22-A57D-49DA0ECF3628}" srcOrd="0" destOrd="0" parTransId="{FB003148-78DD-4289-BC4E-6E18AFF0DCF4}" sibTransId="{7460EDA2-EE14-407A-8CE4-6444F6CF8CC2}"/>
    <dgm:cxn modelId="{7FDBCD5A-6866-4876-A485-C2859BF1B789}" type="presOf" srcId="{513EAA8B-9C9D-4699-9E44-F6E6BADB4057}" destId="{CE60567F-27E3-434D-8E35-089E5B606724}" srcOrd="1" destOrd="0" presId="urn:microsoft.com/office/officeart/2005/8/layout/hierarchy3"/>
    <dgm:cxn modelId="{DCEDF985-338B-4E38-A873-5B7D87206308}" type="presOf" srcId="{513EAA8B-9C9D-4699-9E44-F6E6BADB4057}" destId="{7D8317FB-DACF-4BF9-B969-9B9E5A724AA6}" srcOrd="0" destOrd="0" presId="urn:microsoft.com/office/officeart/2005/8/layout/hierarchy3"/>
    <dgm:cxn modelId="{99415E8C-8194-48D7-A929-7D41A7E03657}" srcId="{B6C4FEE1-0F15-4C87-8C57-992797BBBD03}" destId="{4D77FF87-8AC2-4899-9B8B-224EBFB5EBAE}" srcOrd="1" destOrd="0" parTransId="{36404545-FA0D-4DDC-A5DD-BEF2B0E374F7}" sibTransId="{2156FB5B-61E1-439C-8663-82B0AB6A76F0}"/>
    <dgm:cxn modelId="{3AA3BC8D-BF32-414E-8115-DA58B4EC21CF}" srcId="{CA2EFB33-8011-4227-95AF-8AA48EF1049D}" destId="{0C660D1D-0BE8-4F34-8FC0-51DBB6537760}" srcOrd="2" destOrd="0" parTransId="{4D39CF1A-B2B1-4FDB-9A2E-65B89C78869C}" sibTransId="{00108C68-EA50-426D-9B6D-32EAEE1F20B1}"/>
    <dgm:cxn modelId="{D2E5B597-A280-45BC-B872-FC811EB77854}" srcId="{0C660D1D-0BE8-4F34-8FC0-51DBB6537760}" destId="{4B58064D-97EB-45CC-9130-2D22CE620824}" srcOrd="1" destOrd="0" parTransId="{AAABFD40-BFDD-478A-8E45-5522E4920B6B}" sibTransId="{78272AC4-F5B1-4498-BAF3-2213D4A62A22}"/>
    <dgm:cxn modelId="{6804359B-706A-4F75-A3AF-D3D6B8DD94EF}" type="presOf" srcId="{0FE1DE34-54DF-4017-BEB1-670826ECC85C}" destId="{9DC87B47-DB2E-4FD4-9F54-34C36EB75DF3}" srcOrd="0" destOrd="0" presId="urn:microsoft.com/office/officeart/2005/8/layout/hierarchy3"/>
    <dgm:cxn modelId="{4A20A39B-A9D2-47B7-BF12-3D833F3994CD}" type="presOf" srcId="{CB432E0D-346E-4825-B79A-F7566B0FF439}" destId="{96917E83-C4FC-4E6D-B334-8F3A5A4FF0AD}" srcOrd="0" destOrd="0" presId="urn:microsoft.com/office/officeart/2005/8/layout/hierarchy3"/>
    <dgm:cxn modelId="{6B9EFF9C-E6C5-4BB7-B47A-80CCC6979032}" srcId="{CB432E0D-346E-4825-B79A-F7566B0FF439}" destId="{2A54412D-3D13-466E-AE0A-BB70482BFF44}" srcOrd="1" destOrd="0" parTransId="{8547A155-028B-43D0-BE2B-C2ACF9B4E278}" sibTransId="{1027FA30-4883-49B2-956E-9E3AC269652E}"/>
    <dgm:cxn modelId="{4471199E-47E9-4CE2-B343-617777D29F0F}" type="presOf" srcId="{CF607827-64D5-4724-9BBB-A7F0794D0B12}" destId="{5ACFD944-FDB4-416D-BDC6-579BE9A2C3DA}" srcOrd="0" destOrd="0" presId="urn:microsoft.com/office/officeart/2005/8/layout/hierarchy3"/>
    <dgm:cxn modelId="{88B92AA6-F1EA-462B-B6FC-35762940AD69}" type="presOf" srcId="{794366BB-1DA1-488C-8424-7E67E69CD1AB}" destId="{63F7A0F6-7435-42D6-9F0C-577FDF73E313}" srcOrd="0" destOrd="0" presId="urn:microsoft.com/office/officeart/2005/8/layout/hierarchy3"/>
    <dgm:cxn modelId="{133B99A6-6278-4BC5-9F6C-D5B148AC1847}" srcId="{513EAA8B-9C9D-4699-9E44-F6E6BADB4057}" destId="{7662C534-AA6E-4E41-BAA8-F339871DC960}" srcOrd="1" destOrd="0" parTransId="{2C58EE36-6DFC-4213-B047-6EE1FBD826CB}" sibTransId="{EE026F17-894E-4A2E-85C9-03AD207B6EDF}"/>
    <dgm:cxn modelId="{C3A116A7-523D-47D7-99E8-7B3D2F163674}" srcId="{34106722-9013-4B13-BD95-87D4D2C52CC4}" destId="{AA9D5088-6CCF-4A38-A94F-D380E9D97198}" srcOrd="0" destOrd="0" parTransId="{E99B6AF2-1940-41D3-B60A-119ABD05C7F3}" sibTransId="{2AE45151-BC25-441C-B972-B0F6F9314864}"/>
    <dgm:cxn modelId="{F9AE81A7-CA34-4AED-8A39-5061208969EB}" type="presOf" srcId="{B6C4FEE1-0F15-4C87-8C57-992797BBBD03}" destId="{A6459532-44F4-423E-BC05-1ECEF9D0CCEF}" srcOrd="0" destOrd="0" presId="urn:microsoft.com/office/officeart/2005/8/layout/hierarchy3"/>
    <dgm:cxn modelId="{4A3A9AA7-D971-4243-9DEC-A82A992100B6}" srcId="{0C660D1D-0BE8-4F34-8FC0-51DBB6537760}" destId="{B2068974-7CC3-460D-8EA0-2A4805C72828}" srcOrd="0" destOrd="0" parTransId="{05E64242-B990-4C87-BA62-05A7699F0BEE}" sibTransId="{7DC9079E-BDFE-4C85-8FA7-70E0B14ACC93}"/>
    <dgm:cxn modelId="{F70E89A9-D7EE-4182-AD8E-78F1DB2F6BED}" type="presOf" srcId="{34106722-9013-4B13-BD95-87D4D2C52CC4}" destId="{B3075963-49CA-4F21-8C41-6AB8699FA3FD}" srcOrd="0" destOrd="0" presId="urn:microsoft.com/office/officeart/2005/8/layout/hierarchy3"/>
    <dgm:cxn modelId="{6799ABAA-A37F-46A2-A26C-B50F7FA3A31C}" srcId="{5BF17E6A-77CC-458F-ACB8-D7B0C9900E2F}" destId="{CB47E404-BF57-4164-97EF-7413937F8057}" srcOrd="2" destOrd="0" parTransId="{0A0A8718-5203-4D16-9598-AF652EFEC6AC}" sibTransId="{A6AFFBC9-9220-4B78-A365-ABF5EF75CA8C}"/>
    <dgm:cxn modelId="{F9436FB1-2051-443B-9D75-46D48D4640B2}" srcId="{513EAA8B-9C9D-4699-9E44-F6E6BADB4057}" destId="{5BF17E6A-77CC-458F-ACB8-D7B0C9900E2F}" srcOrd="2" destOrd="0" parTransId="{794366BB-1DA1-488C-8424-7E67E69CD1AB}" sibTransId="{6781A6E0-69DA-4B96-9EB0-A49546326AD7}"/>
    <dgm:cxn modelId="{40403AB5-479D-416A-AE63-103A2F27E276}" type="presOf" srcId="{05E64242-B990-4C87-BA62-05A7699F0BEE}" destId="{23024086-782C-44B5-BEEA-01250B029389}" srcOrd="0" destOrd="0" presId="urn:microsoft.com/office/officeart/2005/8/layout/hierarchy3"/>
    <dgm:cxn modelId="{C5A314B6-2E41-4257-98F9-506235535923}" srcId="{B6C4FEE1-0F15-4C87-8C57-992797BBBD03}" destId="{65857C1A-B9CA-4738-ADB9-5A50300EFE24}" srcOrd="0" destOrd="0" parTransId="{CC4A0409-A009-4430-BE46-4F6F90D21C54}" sibTransId="{8F9DAD28-F78D-496C-8BBF-0F4BBAC27F03}"/>
    <dgm:cxn modelId="{1D9FE6B8-7DA4-4B61-872E-DD99762CBB96}" type="presOf" srcId="{2A54412D-3D13-466E-AE0A-BB70482BFF44}" destId="{96917E83-C4FC-4E6D-B334-8F3A5A4FF0AD}" srcOrd="0" destOrd="2" presId="urn:microsoft.com/office/officeart/2005/8/layout/hierarchy3"/>
    <dgm:cxn modelId="{7E465FBD-9306-42E2-9B5A-B802393B97DD}" srcId="{34106722-9013-4B13-BD95-87D4D2C52CC4}" destId="{2E16BA1F-5350-4630-866B-00A38E44E696}" srcOrd="2" destOrd="0" parTransId="{E463BA52-64A9-4D8E-87F7-C4AB94867ACC}" sibTransId="{41D2088E-E6E1-4CC0-98D5-5FAC6D7970D6}"/>
    <dgm:cxn modelId="{51F9A4BF-C45E-491E-BEAD-D9A26B6F68A3}" srcId="{3F9C6B70-54C2-4C22-A57D-49DA0ECF3628}" destId="{E8F623F2-ABC0-4CD5-BDF9-EB5B441BC088}" srcOrd="3" destOrd="0" parTransId="{BFEA74A5-BDA2-473E-ADAB-A3135A8243F4}" sibTransId="{4322DB6C-6AFA-4171-92B7-552B8697CDA9}"/>
    <dgm:cxn modelId="{FF6011C3-EDAD-4A83-BC04-0AAF57B1BD6C}" type="presOf" srcId="{C38A0CBE-4CC5-4E01-95BB-AE728763B8FB}" destId="{724D5870-285C-405A-B2E7-A9DA50946523}" srcOrd="0" destOrd="2" presId="urn:microsoft.com/office/officeart/2005/8/layout/hierarchy3"/>
    <dgm:cxn modelId="{B6AC1FCA-6600-40D5-9B34-6D9A56AF21B5}" type="presOf" srcId="{E8F623F2-ABC0-4CD5-BDF9-EB5B441BC088}" destId="{724D5870-285C-405A-B2E7-A9DA50946523}" srcOrd="0" destOrd="0" presId="urn:microsoft.com/office/officeart/2005/8/layout/hierarchy3"/>
    <dgm:cxn modelId="{1F9E3ECC-E638-40B1-B436-346112611B2D}" type="presOf" srcId="{0012F5DC-927A-4419-9D18-9B500A7DDEB6}" destId="{76472EE7-4E36-4A83-B3A9-EE381629713F}" srcOrd="0" destOrd="0" presId="urn:microsoft.com/office/officeart/2005/8/layout/hierarchy3"/>
    <dgm:cxn modelId="{F54BADCC-0D3F-45B8-8FAE-D6E0D2722A0A}" type="presOf" srcId="{CA2EFB33-8011-4227-95AF-8AA48EF1049D}" destId="{913438D7-93EF-4F56-8553-1FCD7777825E}" srcOrd="0" destOrd="0" presId="urn:microsoft.com/office/officeart/2005/8/layout/hierarchy3"/>
    <dgm:cxn modelId="{A89838D4-BEFF-4609-BFB9-442A7D28A231}" type="presOf" srcId="{7662C534-AA6E-4E41-BAA8-F339871DC960}" destId="{C4E8D6AE-62B5-4047-AE5E-93EE487EA341}" srcOrd="0" destOrd="0" presId="urn:microsoft.com/office/officeart/2005/8/layout/hierarchy3"/>
    <dgm:cxn modelId="{0825D1D5-29E6-408F-A63A-16D4EA29A30B}" srcId="{CF607827-64D5-4724-9BBB-A7F0794D0B12}" destId="{34F5B7A7-1A12-4220-B84E-9DA45A272A1D}" srcOrd="0" destOrd="0" parTransId="{314D4345-49A9-4556-97E5-1D80DDE24663}" sibTransId="{CC0DE609-6757-4994-BD0F-E34E88794C63}"/>
    <dgm:cxn modelId="{F662CBDC-7FCB-4D3F-99D1-613BBCABC183}" type="presOf" srcId="{65857C1A-B9CA-4738-ADB9-5A50300EFE24}" destId="{A6459532-44F4-423E-BC05-1ECEF9D0CCEF}" srcOrd="0" destOrd="1" presId="urn:microsoft.com/office/officeart/2005/8/layout/hierarchy3"/>
    <dgm:cxn modelId="{77F5D4E0-6A45-4ABE-BB0E-0EF51FEB5690}" srcId="{34106722-9013-4B13-BD95-87D4D2C52CC4}" destId="{6AB57903-1B72-4A0C-B1FC-28207B3C0BB0}" srcOrd="1" destOrd="0" parTransId="{8381B65F-5578-4FA9-B52A-C8EB3A0A4AF3}" sibTransId="{A929DF33-F44A-4FDC-8484-AF8B8BEDED30}"/>
    <dgm:cxn modelId="{18994AE3-A1C4-40C8-AE01-3DC8E696FEE4}" type="presOf" srcId="{C3A56222-BBBC-4657-A721-AEC3CFD4B9C6}" destId="{51AD9F07-3BD3-4394-9402-CCFE2545A00F}" srcOrd="0" destOrd="0" presId="urn:microsoft.com/office/officeart/2005/8/layout/hierarchy3"/>
    <dgm:cxn modelId="{2BE892E6-6965-4F0C-AEB1-823160728FDE}" srcId="{3F9C6B70-54C2-4C22-A57D-49DA0ECF3628}" destId="{B6C4FEE1-0F15-4C87-8C57-992797BBBD03}" srcOrd="4" destOrd="0" parTransId="{0012F5DC-927A-4419-9D18-9B500A7DDEB6}" sibTransId="{8F36F437-96C3-41E3-B08C-B5D2E6E752CD}"/>
    <dgm:cxn modelId="{DA91D8E7-A1E2-4E7A-B641-500C5F26D9B3}" type="presOf" srcId="{4B58064D-97EB-45CC-9130-2D22CE620824}" destId="{AB5850BA-6316-4408-B4BD-0F443574634A}" srcOrd="0" destOrd="0" presId="urn:microsoft.com/office/officeart/2005/8/layout/hierarchy3"/>
    <dgm:cxn modelId="{23E5E3E7-71A8-402A-BD81-D005B5466730}" srcId="{CA2EFB33-8011-4227-95AF-8AA48EF1049D}" destId="{513EAA8B-9C9D-4699-9E44-F6E6BADB4057}" srcOrd="1" destOrd="0" parTransId="{8FA0CE77-B9A7-4470-AE72-532C9D5D00DC}" sibTransId="{F9E5E5FB-DBB1-4429-A5FB-87E4120543E3}"/>
    <dgm:cxn modelId="{99A740E9-56EF-40C6-83AA-D789546C6DAC}" type="presOf" srcId="{E6D2D555-6CE0-4EFA-A340-F414D0FA43E2}" destId="{6B7CBF7C-EA19-4616-83C0-F7B3C61A1939}" srcOrd="0" destOrd="0" presId="urn:microsoft.com/office/officeart/2005/8/layout/hierarchy3"/>
    <dgm:cxn modelId="{CE5A56F6-58CD-40A4-946F-D3F7DAC1D3CB}" srcId="{CB432E0D-346E-4825-B79A-F7566B0FF439}" destId="{A4C053D5-4415-44A7-BCF6-45A075894223}" srcOrd="2" destOrd="0" parTransId="{12B469CB-024C-42BB-907C-165C1D8C54D9}" sibTransId="{AA2199CC-79DE-486C-B146-C2D1E976B07C}"/>
    <dgm:cxn modelId="{089115D8-2525-4585-8392-3930B511DDFB}" type="presParOf" srcId="{913438D7-93EF-4F56-8553-1FCD7777825E}" destId="{E965A6E0-9287-4A69-B582-9CE9D857FC05}" srcOrd="0" destOrd="0" presId="urn:microsoft.com/office/officeart/2005/8/layout/hierarchy3"/>
    <dgm:cxn modelId="{C6105580-40A3-4611-A9A4-301D18FAF143}" type="presParOf" srcId="{E965A6E0-9287-4A69-B582-9CE9D857FC05}" destId="{BCCC0B40-45EF-467A-A63F-5739492AC9E2}" srcOrd="0" destOrd="0" presId="urn:microsoft.com/office/officeart/2005/8/layout/hierarchy3"/>
    <dgm:cxn modelId="{3C44A494-5902-409A-9701-6069676CDCE4}" type="presParOf" srcId="{BCCC0B40-45EF-467A-A63F-5739492AC9E2}" destId="{F9B1752D-28A3-4AB3-83EA-FB6167C4180F}" srcOrd="0" destOrd="0" presId="urn:microsoft.com/office/officeart/2005/8/layout/hierarchy3"/>
    <dgm:cxn modelId="{A5458100-70C8-4682-9A22-533F16D5544D}" type="presParOf" srcId="{BCCC0B40-45EF-467A-A63F-5739492AC9E2}" destId="{17D8F980-52B1-4BAF-BE9E-0B8AD1A4E5BC}" srcOrd="1" destOrd="0" presId="urn:microsoft.com/office/officeart/2005/8/layout/hierarchy3"/>
    <dgm:cxn modelId="{86E2DE9F-CF89-4F63-BDD0-34666D496578}" type="presParOf" srcId="{E965A6E0-9287-4A69-B582-9CE9D857FC05}" destId="{991A3D99-61ED-45CC-9AE1-1E09B9E17757}" srcOrd="1" destOrd="0" presId="urn:microsoft.com/office/officeart/2005/8/layout/hierarchy3"/>
    <dgm:cxn modelId="{7B5C34FF-FA0E-48A0-A566-EAB77AF80B7D}" type="presParOf" srcId="{991A3D99-61ED-45CC-9AE1-1E09B9E17757}" destId="{6B7CBF7C-EA19-4616-83C0-F7B3C61A1939}" srcOrd="0" destOrd="0" presId="urn:microsoft.com/office/officeart/2005/8/layout/hierarchy3"/>
    <dgm:cxn modelId="{1181BCF4-6C8F-45B3-ADD8-7A875B5E5252}" type="presParOf" srcId="{991A3D99-61ED-45CC-9AE1-1E09B9E17757}" destId="{BA5D6664-2398-425C-8E1E-DE289230FED8}" srcOrd="1" destOrd="0" presId="urn:microsoft.com/office/officeart/2005/8/layout/hierarchy3"/>
    <dgm:cxn modelId="{965C78D1-768F-4A41-A567-E4F8D74657BA}" type="presParOf" srcId="{991A3D99-61ED-45CC-9AE1-1E09B9E17757}" destId="{9DC87B47-DB2E-4FD4-9F54-34C36EB75DF3}" srcOrd="2" destOrd="0" presId="urn:microsoft.com/office/officeart/2005/8/layout/hierarchy3"/>
    <dgm:cxn modelId="{8A02DCFF-FE9E-4231-A3A8-94ABD0BB7648}" type="presParOf" srcId="{991A3D99-61ED-45CC-9AE1-1E09B9E17757}" destId="{5ACFD944-FDB4-416D-BDC6-579BE9A2C3DA}" srcOrd="3" destOrd="0" presId="urn:microsoft.com/office/officeart/2005/8/layout/hierarchy3"/>
    <dgm:cxn modelId="{9280F602-A281-4AB1-8A1B-362BA68F81A0}" type="presParOf" srcId="{991A3D99-61ED-45CC-9AE1-1E09B9E17757}" destId="{17E3276A-B994-47AF-9B0C-D88669692AFB}" srcOrd="4" destOrd="0" presId="urn:microsoft.com/office/officeart/2005/8/layout/hierarchy3"/>
    <dgm:cxn modelId="{C2169241-07AD-4F29-B3FD-B10C100E8933}" type="presParOf" srcId="{991A3D99-61ED-45CC-9AE1-1E09B9E17757}" destId="{96917E83-C4FC-4E6D-B334-8F3A5A4FF0AD}" srcOrd="5" destOrd="0" presId="urn:microsoft.com/office/officeart/2005/8/layout/hierarchy3"/>
    <dgm:cxn modelId="{18566432-051A-482E-915A-7ABD3A3ADCDD}" type="presParOf" srcId="{991A3D99-61ED-45CC-9AE1-1E09B9E17757}" destId="{7FC2323C-3ACE-4BC7-9BCA-DCAE4C2FCFBE}" srcOrd="6" destOrd="0" presId="urn:microsoft.com/office/officeart/2005/8/layout/hierarchy3"/>
    <dgm:cxn modelId="{65E0B6B2-6C82-4D9E-BF12-F7F54A3A46A4}" type="presParOf" srcId="{991A3D99-61ED-45CC-9AE1-1E09B9E17757}" destId="{724D5870-285C-405A-B2E7-A9DA50946523}" srcOrd="7" destOrd="0" presId="urn:microsoft.com/office/officeart/2005/8/layout/hierarchy3"/>
    <dgm:cxn modelId="{07F41C66-2452-4820-99F0-6CB25C535438}" type="presParOf" srcId="{991A3D99-61ED-45CC-9AE1-1E09B9E17757}" destId="{76472EE7-4E36-4A83-B3A9-EE381629713F}" srcOrd="8" destOrd="0" presId="urn:microsoft.com/office/officeart/2005/8/layout/hierarchy3"/>
    <dgm:cxn modelId="{630BD004-C0DE-4794-AD6C-EC7EEABAFF81}" type="presParOf" srcId="{991A3D99-61ED-45CC-9AE1-1E09B9E17757}" destId="{A6459532-44F4-423E-BC05-1ECEF9D0CCEF}" srcOrd="9" destOrd="0" presId="urn:microsoft.com/office/officeart/2005/8/layout/hierarchy3"/>
    <dgm:cxn modelId="{7F1BB2E7-DD70-4035-8DB4-D23E71774676}" type="presParOf" srcId="{913438D7-93EF-4F56-8553-1FCD7777825E}" destId="{C8DDD33E-0931-4508-B3B5-7E87F5E5566F}" srcOrd="1" destOrd="0" presId="urn:microsoft.com/office/officeart/2005/8/layout/hierarchy3"/>
    <dgm:cxn modelId="{6ED96D99-6DE2-4F29-AD69-540342DD8275}" type="presParOf" srcId="{C8DDD33E-0931-4508-B3B5-7E87F5E5566F}" destId="{FC0D3B89-D988-45E9-A7E0-9E13C82C8E1C}" srcOrd="0" destOrd="0" presId="urn:microsoft.com/office/officeart/2005/8/layout/hierarchy3"/>
    <dgm:cxn modelId="{1A68DB66-7897-4B81-A146-AEDD24BD1579}" type="presParOf" srcId="{FC0D3B89-D988-45E9-A7E0-9E13C82C8E1C}" destId="{7D8317FB-DACF-4BF9-B969-9B9E5A724AA6}" srcOrd="0" destOrd="0" presId="urn:microsoft.com/office/officeart/2005/8/layout/hierarchy3"/>
    <dgm:cxn modelId="{391FBA58-FD77-4529-8C01-15DD2CDA51D5}" type="presParOf" srcId="{FC0D3B89-D988-45E9-A7E0-9E13C82C8E1C}" destId="{CE60567F-27E3-434D-8E35-089E5B606724}" srcOrd="1" destOrd="0" presId="urn:microsoft.com/office/officeart/2005/8/layout/hierarchy3"/>
    <dgm:cxn modelId="{028D4C97-6A5F-4C5E-B6BB-1F6342CEAEB6}" type="presParOf" srcId="{C8DDD33E-0931-4508-B3B5-7E87F5E5566F}" destId="{FEB2CAB9-2C52-4E7C-8B7A-AC2FF1D1014C}" srcOrd="1" destOrd="0" presId="urn:microsoft.com/office/officeart/2005/8/layout/hierarchy3"/>
    <dgm:cxn modelId="{114AF536-01EA-47EC-A051-25E8A935EDAB}" type="presParOf" srcId="{FEB2CAB9-2C52-4E7C-8B7A-AC2FF1D1014C}" destId="{51AD9F07-3BD3-4394-9402-CCFE2545A00F}" srcOrd="0" destOrd="0" presId="urn:microsoft.com/office/officeart/2005/8/layout/hierarchy3"/>
    <dgm:cxn modelId="{AC111BE8-85ED-4708-BEBC-2BFD1B2AE9BC}" type="presParOf" srcId="{FEB2CAB9-2C52-4E7C-8B7A-AC2FF1D1014C}" destId="{B3075963-49CA-4F21-8C41-6AB8699FA3FD}" srcOrd="1" destOrd="0" presId="urn:microsoft.com/office/officeart/2005/8/layout/hierarchy3"/>
    <dgm:cxn modelId="{A4357B95-1515-404C-AB4E-FAB3500AFFE4}" type="presParOf" srcId="{FEB2CAB9-2C52-4E7C-8B7A-AC2FF1D1014C}" destId="{9CC11198-EEEB-403F-AD9A-F97429047598}" srcOrd="2" destOrd="0" presId="urn:microsoft.com/office/officeart/2005/8/layout/hierarchy3"/>
    <dgm:cxn modelId="{18F72EC0-DB30-4174-BEA1-055B12A0AE37}" type="presParOf" srcId="{FEB2CAB9-2C52-4E7C-8B7A-AC2FF1D1014C}" destId="{C4E8D6AE-62B5-4047-AE5E-93EE487EA341}" srcOrd="3" destOrd="0" presId="urn:microsoft.com/office/officeart/2005/8/layout/hierarchy3"/>
    <dgm:cxn modelId="{F70DB49E-5555-44FD-8B62-0E44777307A5}" type="presParOf" srcId="{FEB2CAB9-2C52-4E7C-8B7A-AC2FF1D1014C}" destId="{63F7A0F6-7435-42D6-9F0C-577FDF73E313}" srcOrd="4" destOrd="0" presId="urn:microsoft.com/office/officeart/2005/8/layout/hierarchy3"/>
    <dgm:cxn modelId="{4569F08D-0FB5-4D51-B091-8EC0035F4FDD}" type="presParOf" srcId="{FEB2CAB9-2C52-4E7C-8B7A-AC2FF1D1014C}" destId="{5C272650-9EEC-4DB2-B8E7-BF5AF8F76375}" srcOrd="5" destOrd="0" presId="urn:microsoft.com/office/officeart/2005/8/layout/hierarchy3"/>
    <dgm:cxn modelId="{215A2886-BF3E-4839-BA35-617A9664D6C5}" type="presParOf" srcId="{913438D7-93EF-4F56-8553-1FCD7777825E}" destId="{581395EC-DF4B-4931-88D3-A9135842E88D}" srcOrd="2" destOrd="0" presId="urn:microsoft.com/office/officeart/2005/8/layout/hierarchy3"/>
    <dgm:cxn modelId="{FAD039A6-EC9F-4021-A126-B1C34D428B62}" type="presParOf" srcId="{581395EC-DF4B-4931-88D3-A9135842E88D}" destId="{A3084787-F76B-4F2D-B1D8-68A31CC8D3FB}" srcOrd="0" destOrd="0" presId="urn:microsoft.com/office/officeart/2005/8/layout/hierarchy3"/>
    <dgm:cxn modelId="{B308BAC9-ED5E-4CAF-9C53-6C82ABE63B06}" type="presParOf" srcId="{A3084787-F76B-4F2D-B1D8-68A31CC8D3FB}" destId="{70D48020-875B-4C72-83AD-3BB39729D24F}" srcOrd="0" destOrd="0" presId="urn:microsoft.com/office/officeart/2005/8/layout/hierarchy3"/>
    <dgm:cxn modelId="{9523D145-B6A4-4424-AF34-1AE17635EF70}" type="presParOf" srcId="{A3084787-F76B-4F2D-B1D8-68A31CC8D3FB}" destId="{C9A6C258-CC99-4389-9A0A-34AD84D80EC8}" srcOrd="1" destOrd="0" presId="urn:microsoft.com/office/officeart/2005/8/layout/hierarchy3"/>
    <dgm:cxn modelId="{D7AAC188-3D9B-427E-9DCE-F2EB75E0E85F}" type="presParOf" srcId="{581395EC-DF4B-4931-88D3-A9135842E88D}" destId="{DB125BF6-647C-427D-9660-FB32FA96DA01}" srcOrd="1" destOrd="0" presId="urn:microsoft.com/office/officeart/2005/8/layout/hierarchy3"/>
    <dgm:cxn modelId="{EB4097DA-041E-4538-9E86-85FDDFC07B24}" type="presParOf" srcId="{DB125BF6-647C-427D-9660-FB32FA96DA01}" destId="{23024086-782C-44B5-BEEA-01250B029389}" srcOrd="0" destOrd="0" presId="urn:microsoft.com/office/officeart/2005/8/layout/hierarchy3"/>
    <dgm:cxn modelId="{32112C08-C205-427C-8FC1-8E7C1F858140}" type="presParOf" srcId="{DB125BF6-647C-427D-9660-FB32FA96DA01}" destId="{B7EFCAEB-46B3-4DA9-99F0-27FE4D16BD99}" srcOrd="1" destOrd="0" presId="urn:microsoft.com/office/officeart/2005/8/layout/hierarchy3"/>
    <dgm:cxn modelId="{839DD031-C7D3-4F51-BADA-2C1F393845CF}" type="presParOf" srcId="{DB125BF6-647C-427D-9660-FB32FA96DA01}" destId="{2772F614-184C-40CC-93EE-507651CAE40D}" srcOrd="2" destOrd="0" presId="urn:microsoft.com/office/officeart/2005/8/layout/hierarchy3"/>
    <dgm:cxn modelId="{CF2B0258-4683-4143-8100-7A43142B4D3D}" type="presParOf" srcId="{DB125BF6-647C-427D-9660-FB32FA96DA01}" destId="{AB5850BA-6316-4408-B4BD-0F443574634A}" srcOrd="3" destOrd="0" presId="urn:microsoft.com/office/officeart/2005/8/layout/hierarchy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B1752D-28A3-4AB3-83EA-FB6167C4180F}">
      <dsp:nvSpPr>
        <dsp:cNvPr id="0" name=""/>
        <dsp:cNvSpPr/>
      </dsp:nvSpPr>
      <dsp:spPr>
        <a:xfrm>
          <a:off x="700" y="795433"/>
          <a:ext cx="1638618" cy="81930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40005" bIns="26670" numCol="1" spcCol="1270" anchor="ctr" anchorCtr="0">
          <a:noAutofit/>
        </a:bodyPr>
        <a:lstStyle/>
        <a:p>
          <a:pPr marL="0" lvl="0" indent="0" algn="ctr" defTabSz="933450">
            <a:lnSpc>
              <a:spcPct val="90000"/>
            </a:lnSpc>
            <a:spcBef>
              <a:spcPct val="0"/>
            </a:spcBef>
            <a:spcAft>
              <a:spcPct val="35000"/>
            </a:spcAft>
            <a:buNone/>
          </a:pPr>
          <a:r>
            <a:rPr lang="fr-FR" sz="2100" kern="1200"/>
            <a:t>Navigation principale</a:t>
          </a:r>
        </a:p>
      </dsp:txBody>
      <dsp:txXfrm>
        <a:off x="24697" y="819430"/>
        <a:ext cx="1590624" cy="771315"/>
      </dsp:txXfrm>
    </dsp:sp>
    <dsp:sp modelId="{6B7CBF7C-EA19-4616-83C0-F7B3C61A1939}">
      <dsp:nvSpPr>
        <dsp:cNvPr id="0" name=""/>
        <dsp:cNvSpPr/>
      </dsp:nvSpPr>
      <dsp:spPr>
        <a:xfrm>
          <a:off x="164562" y="1614742"/>
          <a:ext cx="163861" cy="614482"/>
        </a:xfrm>
        <a:custGeom>
          <a:avLst/>
          <a:gdLst/>
          <a:ahLst/>
          <a:cxnLst/>
          <a:rect l="0" t="0" r="0" b="0"/>
          <a:pathLst>
            <a:path>
              <a:moveTo>
                <a:pt x="0" y="0"/>
              </a:moveTo>
              <a:lnTo>
                <a:pt x="0" y="614482"/>
              </a:lnTo>
              <a:lnTo>
                <a:pt x="163861" y="61448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5D6664-2398-425C-8E1E-DE289230FED8}">
      <dsp:nvSpPr>
        <dsp:cNvPr id="0" name=""/>
        <dsp:cNvSpPr/>
      </dsp:nvSpPr>
      <dsp:spPr>
        <a:xfrm>
          <a:off x="328424" y="1819570"/>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Page d'accueil</a:t>
          </a:r>
        </a:p>
      </dsp:txBody>
      <dsp:txXfrm>
        <a:off x="352421" y="1843567"/>
        <a:ext cx="1262900" cy="771315"/>
      </dsp:txXfrm>
    </dsp:sp>
    <dsp:sp modelId="{9DC87B47-DB2E-4FD4-9F54-34C36EB75DF3}">
      <dsp:nvSpPr>
        <dsp:cNvPr id="0" name=""/>
        <dsp:cNvSpPr/>
      </dsp:nvSpPr>
      <dsp:spPr>
        <a:xfrm>
          <a:off x="164562" y="1614742"/>
          <a:ext cx="163861" cy="1638618"/>
        </a:xfrm>
        <a:custGeom>
          <a:avLst/>
          <a:gdLst/>
          <a:ahLst/>
          <a:cxnLst/>
          <a:rect l="0" t="0" r="0" b="0"/>
          <a:pathLst>
            <a:path>
              <a:moveTo>
                <a:pt x="0" y="0"/>
              </a:moveTo>
              <a:lnTo>
                <a:pt x="0" y="1638618"/>
              </a:lnTo>
              <a:lnTo>
                <a:pt x="163861" y="163861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CFD944-FDB4-416D-BDC6-579BE9A2C3DA}">
      <dsp:nvSpPr>
        <dsp:cNvPr id="0" name=""/>
        <dsp:cNvSpPr/>
      </dsp:nvSpPr>
      <dsp:spPr>
        <a:xfrm>
          <a:off x="328424" y="2843706"/>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360010"/>
              <a:satOff val="50"/>
              <a:lumOff val="4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Présentation</a:t>
          </a:r>
        </a:p>
        <a:p>
          <a:pPr marL="57150" lvl="1" indent="-57150" algn="l" defTabSz="444500">
            <a:lnSpc>
              <a:spcPct val="90000"/>
            </a:lnSpc>
            <a:spcBef>
              <a:spcPct val="0"/>
            </a:spcBef>
            <a:spcAft>
              <a:spcPct val="15000"/>
            </a:spcAft>
            <a:buChar char="•"/>
          </a:pPr>
          <a:r>
            <a:rPr lang="fr-FR" sz="1000" kern="1200"/>
            <a:t>Ecologie</a:t>
          </a:r>
        </a:p>
        <a:p>
          <a:pPr marL="57150" lvl="1" indent="-57150" algn="l" defTabSz="444500">
            <a:lnSpc>
              <a:spcPct val="90000"/>
            </a:lnSpc>
            <a:spcBef>
              <a:spcPct val="0"/>
            </a:spcBef>
            <a:spcAft>
              <a:spcPct val="15000"/>
            </a:spcAft>
            <a:buChar char="•"/>
          </a:pPr>
          <a:r>
            <a:rPr lang="fr-FR" sz="1000" kern="1200"/>
            <a:t>Personnalisation</a:t>
          </a:r>
        </a:p>
      </dsp:txBody>
      <dsp:txXfrm>
        <a:off x="352421" y="2867703"/>
        <a:ext cx="1262900" cy="771315"/>
      </dsp:txXfrm>
    </dsp:sp>
    <dsp:sp modelId="{17E3276A-B994-47AF-9B0C-D88669692AFB}">
      <dsp:nvSpPr>
        <dsp:cNvPr id="0" name=""/>
        <dsp:cNvSpPr/>
      </dsp:nvSpPr>
      <dsp:spPr>
        <a:xfrm>
          <a:off x="164562" y="1614742"/>
          <a:ext cx="163861" cy="2662755"/>
        </a:xfrm>
        <a:custGeom>
          <a:avLst/>
          <a:gdLst/>
          <a:ahLst/>
          <a:cxnLst/>
          <a:rect l="0" t="0" r="0" b="0"/>
          <a:pathLst>
            <a:path>
              <a:moveTo>
                <a:pt x="0" y="0"/>
              </a:moveTo>
              <a:lnTo>
                <a:pt x="0" y="2662755"/>
              </a:lnTo>
              <a:lnTo>
                <a:pt x="163861" y="266275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17E83-C4FC-4E6D-B334-8F3A5A4FF0AD}">
      <dsp:nvSpPr>
        <dsp:cNvPr id="0" name=""/>
        <dsp:cNvSpPr/>
      </dsp:nvSpPr>
      <dsp:spPr>
        <a:xfrm>
          <a:off x="328424" y="3867843"/>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720020"/>
              <a:satOff val="100"/>
              <a:lumOff val="8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Evenements</a:t>
          </a:r>
        </a:p>
        <a:p>
          <a:pPr marL="57150" lvl="1" indent="-57150" algn="l" defTabSz="444500">
            <a:lnSpc>
              <a:spcPct val="90000"/>
            </a:lnSpc>
            <a:spcBef>
              <a:spcPct val="0"/>
            </a:spcBef>
            <a:spcAft>
              <a:spcPct val="15000"/>
            </a:spcAft>
            <a:buChar char="•"/>
          </a:pPr>
          <a:r>
            <a:rPr lang="fr-FR" sz="1000" kern="1200"/>
            <a:t>Evènements passés</a:t>
          </a:r>
        </a:p>
        <a:p>
          <a:pPr marL="57150" lvl="1" indent="-57150" algn="l" defTabSz="444500">
            <a:lnSpc>
              <a:spcPct val="90000"/>
            </a:lnSpc>
            <a:spcBef>
              <a:spcPct val="0"/>
            </a:spcBef>
            <a:spcAft>
              <a:spcPct val="15000"/>
            </a:spcAft>
            <a:buChar char="•"/>
          </a:pPr>
          <a:r>
            <a:rPr lang="fr-FR" sz="1000" kern="1200"/>
            <a:t>Evènements futurs</a:t>
          </a:r>
        </a:p>
        <a:p>
          <a:pPr marL="57150" lvl="1" indent="-57150" algn="l" defTabSz="444500">
            <a:lnSpc>
              <a:spcPct val="90000"/>
            </a:lnSpc>
            <a:spcBef>
              <a:spcPct val="0"/>
            </a:spcBef>
            <a:spcAft>
              <a:spcPct val="15000"/>
            </a:spcAft>
            <a:buChar char="•"/>
          </a:pPr>
          <a:r>
            <a:rPr lang="fr-FR" sz="1000" kern="1200"/>
            <a:t>Reserver un essai</a:t>
          </a:r>
        </a:p>
      </dsp:txBody>
      <dsp:txXfrm>
        <a:off x="352421" y="3891840"/>
        <a:ext cx="1262900" cy="771315"/>
      </dsp:txXfrm>
    </dsp:sp>
    <dsp:sp modelId="{7FC2323C-3ACE-4BC7-9BCA-DCAE4C2FCFBE}">
      <dsp:nvSpPr>
        <dsp:cNvPr id="0" name=""/>
        <dsp:cNvSpPr/>
      </dsp:nvSpPr>
      <dsp:spPr>
        <a:xfrm>
          <a:off x="164562" y="1614742"/>
          <a:ext cx="163861" cy="3686892"/>
        </a:xfrm>
        <a:custGeom>
          <a:avLst/>
          <a:gdLst/>
          <a:ahLst/>
          <a:cxnLst/>
          <a:rect l="0" t="0" r="0" b="0"/>
          <a:pathLst>
            <a:path>
              <a:moveTo>
                <a:pt x="0" y="0"/>
              </a:moveTo>
              <a:lnTo>
                <a:pt x="0" y="3686892"/>
              </a:lnTo>
              <a:lnTo>
                <a:pt x="163861" y="368689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4D5870-285C-405A-B2E7-A9DA50946523}">
      <dsp:nvSpPr>
        <dsp:cNvPr id="0" name=""/>
        <dsp:cNvSpPr/>
      </dsp:nvSpPr>
      <dsp:spPr>
        <a:xfrm>
          <a:off x="328424" y="4891980"/>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080030"/>
              <a:satOff val="150"/>
              <a:lumOff val="13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Produits</a:t>
          </a:r>
        </a:p>
        <a:p>
          <a:pPr marL="57150" lvl="1" indent="-57150" algn="l" defTabSz="444500">
            <a:lnSpc>
              <a:spcPct val="90000"/>
            </a:lnSpc>
            <a:spcBef>
              <a:spcPct val="0"/>
            </a:spcBef>
            <a:spcAft>
              <a:spcPct val="15000"/>
            </a:spcAft>
            <a:buChar char="•"/>
          </a:pPr>
          <a:r>
            <a:rPr lang="fr-FR" sz="1000" kern="1200"/>
            <a:t>Les vélomobiles</a:t>
          </a:r>
        </a:p>
        <a:p>
          <a:pPr marL="57150" lvl="1" indent="-57150" algn="l" defTabSz="444500">
            <a:lnSpc>
              <a:spcPct val="90000"/>
            </a:lnSpc>
            <a:spcBef>
              <a:spcPct val="0"/>
            </a:spcBef>
            <a:spcAft>
              <a:spcPct val="15000"/>
            </a:spcAft>
            <a:buChar char="•"/>
          </a:pPr>
          <a:r>
            <a:rPr lang="fr-FR" sz="1000" kern="1200"/>
            <a:t>Les accessoires</a:t>
          </a:r>
        </a:p>
      </dsp:txBody>
      <dsp:txXfrm>
        <a:off x="352421" y="4915977"/>
        <a:ext cx="1262900" cy="771315"/>
      </dsp:txXfrm>
    </dsp:sp>
    <dsp:sp modelId="{76472EE7-4E36-4A83-B3A9-EE381629713F}">
      <dsp:nvSpPr>
        <dsp:cNvPr id="0" name=""/>
        <dsp:cNvSpPr/>
      </dsp:nvSpPr>
      <dsp:spPr>
        <a:xfrm>
          <a:off x="164562" y="1614742"/>
          <a:ext cx="163861" cy="4711028"/>
        </a:xfrm>
        <a:custGeom>
          <a:avLst/>
          <a:gdLst/>
          <a:ahLst/>
          <a:cxnLst/>
          <a:rect l="0" t="0" r="0" b="0"/>
          <a:pathLst>
            <a:path>
              <a:moveTo>
                <a:pt x="0" y="0"/>
              </a:moveTo>
              <a:lnTo>
                <a:pt x="0" y="4711028"/>
              </a:lnTo>
              <a:lnTo>
                <a:pt x="163861" y="471102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459532-44F4-423E-BC05-1ECEF9D0CCEF}">
      <dsp:nvSpPr>
        <dsp:cNvPr id="0" name=""/>
        <dsp:cNvSpPr/>
      </dsp:nvSpPr>
      <dsp:spPr>
        <a:xfrm>
          <a:off x="328424" y="5916117"/>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440040"/>
              <a:satOff val="200"/>
              <a:lumOff val="17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Entretien</a:t>
          </a:r>
        </a:p>
        <a:p>
          <a:pPr marL="57150" lvl="1" indent="-57150" algn="l" defTabSz="444500">
            <a:lnSpc>
              <a:spcPct val="90000"/>
            </a:lnSpc>
            <a:spcBef>
              <a:spcPct val="0"/>
            </a:spcBef>
            <a:spcAft>
              <a:spcPct val="15000"/>
            </a:spcAft>
            <a:buChar char="•"/>
          </a:pPr>
          <a:r>
            <a:rPr lang="fr-FR" sz="1000" kern="1200"/>
            <a:t>Guides généraux</a:t>
          </a:r>
        </a:p>
        <a:p>
          <a:pPr marL="57150" lvl="1" indent="-57150" algn="l" defTabSz="444500">
            <a:lnSpc>
              <a:spcPct val="90000"/>
            </a:lnSpc>
            <a:spcBef>
              <a:spcPct val="0"/>
            </a:spcBef>
            <a:spcAft>
              <a:spcPct val="15000"/>
            </a:spcAft>
            <a:buChar char="•"/>
          </a:pPr>
          <a:r>
            <a:rPr lang="fr-FR" sz="1000" kern="1200"/>
            <a:t>Guides par modèle</a:t>
          </a:r>
        </a:p>
      </dsp:txBody>
      <dsp:txXfrm>
        <a:off x="352421" y="5940114"/>
        <a:ext cx="1262900" cy="771315"/>
      </dsp:txXfrm>
    </dsp:sp>
    <dsp:sp modelId="{7D8317FB-DACF-4BF9-B969-9B9E5A724AA6}">
      <dsp:nvSpPr>
        <dsp:cNvPr id="0" name=""/>
        <dsp:cNvSpPr/>
      </dsp:nvSpPr>
      <dsp:spPr>
        <a:xfrm>
          <a:off x="2048973" y="795433"/>
          <a:ext cx="1638618" cy="819309"/>
        </a:xfrm>
        <a:prstGeom prst="roundRect">
          <a:avLst>
            <a:gd name="adj" fmla="val 10000"/>
          </a:avLst>
        </a:prstGeom>
        <a:solidFill>
          <a:schemeClr val="accent2">
            <a:hueOff val="1620045"/>
            <a:satOff val="225"/>
            <a:lumOff val="19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40005" bIns="26670" numCol="1" spcCol="1270" anchor="ctr" anchorCtr="0">
          <a:noAutofit/>
        </a:bodyPr>
        <a:lstStyle/>
        <a:p>
          <a:pPr marL="0" lvl="0" indent="0" algn="ctr" defTabSz="933450">
            <a:lnSpc>
              <a:spcPct val="90000"/>
            </a:lnSpc>
            <a:spcBef>
              <a:spcPct val="0"/>
            </a:spcBef>
            <a:spcAft>
              <a:spcPct val="35000"/>
            </a:spcAft>
            <a:buNone/>
          </a:pPr>
          <a:r>
            <a:rPr lang="fr-FR" sz="2100" kern="1200"/>
            <a:t>Navigation utilisateur</a:t>
          </a:r>
        </a:p>
      </dsp:txBody>
      <dsp:txXfrm>
        <a:off x="2072970" y="819430"/>
        <a:ext cx="1590624" cy="771315"/>
      </dsp:txXfrm>
    </dsp:sp>
    <dsp:sp modelId="{51AD9F07-3BD3-4394-9402-CCFE2545A00F}">
      <dsp:nvSpPr>
        <dsp:cNvPr id="0" name=""/>
        <dsp:cNvSpPr/>
      </dsp:nvSpPr>
      <dsp:spPr>
        <a:xfrm>
          <a:off x="2212835" y="1614742"/>
          <a:ext cx="163861" cy="614482"/>
        </a:xfrm>
        <a:custGeom>
          <a:avLst/>
          <a:gdLst/>
          <a:ahLst/>
          <a:cxnLst/>
          <a:rect l="0" t="0" r="0" b="0"/>
          <a:pathLst>
            <a:path>
              <a:moveTo>
                <a:pt x="0" y="0"/>
              </a:moveTo>
              <a:lnTo>
                <a:pt x="0" y="614482"/>
              </a:lnTo>
              <a:lnTo>
                <a:pt x="163861" y="61448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075963-49CA-4F21-8C41-6AB8699FA3FD}">
      <dsp:nvSpPr>
        <dsp:cNvPr id="0" name=""/>
        <dsp:cNvSpPr/>
      </dsp:nvSpPr>
      <dsp:spPr>
        <a:xfrm>
          <a:off x="2376697" y="1819570"/>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800050"/>
              <a:satOff val="251"/>
              <a:lumOff val="21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Connexion</a:t>
          </a:r>
        </a:p>
        <a:p>
          <a:pPr marL="57150" lvl="1" indent="-57150" algn="l" defTabSz="444500">
            <a:lnSpc>
              <a:spcPct val="90000"/>
            </a:lnSpc>
            <a:spcBef>
              <a:spcPct val="0"/>
            </a:spcBef>
            <a:spcAft>
              <a:spcPct val="15000"/>
            </a:spcAft>
            <a:buChar char="•"/>
          </a:pPr>
          <a:r>
            <a:rPr lang="fr-FR" sz="1000" kern="1200"/>
            <a:t>Inscription</a:t>
          </a:r>
        </a:p>
        <a:p>
          <a:pPr marL="57150" lvl="1" indent="-57150" algn="l" defTabSz="444500">
            <a:lnSpc>
              <a:spcPct val="90000"/>
            </a:lnSpc>
            <a:spcBef>
              <a:spcPct val="0"/>
            </a:spcBef>
            <a:spcAft>
              <a:spcPct val="15000"/>
            </a:spcAft>
            <a:buChar char="•"/>
          </a:pPr>
          <a:r>
            <a:rPr lang="fr-FR" sz="1000" kern="1200"/>
            <a:t>Connexion</a:t>
          </a:r>
        </a:p>
        <a:p>
          <a:pPr marL="57150" lvl="1" indent="-57150" algn="l" defTabSz="444500">
            <a:lnSpc>
              <a:spcPct val="90000"/>
            </a:lnSpc>
            <a:spcBef>
              <a:spcPct val="0"/>
            </a:spcBef>
            <a:spcAft>
              <a:spcPct val="15000"/>
            </a:spcAft>
            <a:buChar char="•"/>
          </a:pPr>
          <a:r>
            <a:rPr lang="fr-FR" sz="1000" kern="1200"/>
            <a:t>Deconnexion</a:t>
          </a:r>
        </a:p>
      </dsp:txBody>
      <dsp:txXfrm>
        <a:off x="2400694" y="1843567"/>
        <a:ext cx="1262900" cy="771315"/>
      </dsp:txXfrm>
    </dsp:sp>
    <dsp:sp modelId="{9CC11198-EEEB-403F-AD9A-F97429047598}">
      <dsp:nvSpPr>
        <dsp:cNvPr id="0" name=""/>
        <dsp:cNvSpPr/>
      </dsp:nvSpPr>
      <dsp:spPr>
        <a:xfrm>
          <a:off x="2212835" y="1614742"/>
          <a:ext cx="163861" cy="1638618"/>
        </a:xfrm>
        <a:custGeom>
          <a:avLst/>
          <a:gdLst/>
          <a:ahLst/>
          <a:cxnLst/>
          <a:rect l="0" t="0" r="0" b="0"/>
          <a:pathLst>
            <a:path>
              <a:moveTo>
                <a:pt x="0" y="0"/>
              </a:moveTo>
              <a:lnTo>
                <a:pt x="0" y="1638618"/>
              </a:lnTo>
              <a:lnTo>
                <a:pt x="163861" y="163861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E8D6AE-62B5-4047-AE5E-93EE487EA341}">
      <dsp:nvSpPr>
        <dsp:cNvPr id="0" name=""/>
        <dsp:cNvSpPr/>
      </dsp:nvSpPr>
      <dsp:spPr>
        <a:xfrm>
          <a:off x="2376697" y="2843706"/>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2160060"/>
              <a:satOff val="301"/>
              <a:lumOff val="26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Panier</a:t>
          </a:r>
        </a:p>
      </dsp:txBody>
      <dsp:txXfrm>
        <a:off x="2400694" y="2867703"/>
        <a:ext cx="1262900" cy="771315"/>
      </dsp:txXfrm>
    </dsp:sp>
    <dsp:sp modelId="{63F7A0F6-7435-42D6-9F0C-577FDF73E313}">
      <dsp:nvSpPr>
        <dsp:cNvPr id="0" name=""/>
        <dsp:cNvSpPr/>
      </dsp:nvSpPr>
      <dsp:spPr>
        <a:xfrm>
          <a:off x="2212835" y="1614742"/>
          <a:ext cx="163861" cy="2662755"/>
        </a:xfrm>
        <a:custGeom>
          <a:avLst/>
          <a:gdLst/>
          <a:ahLst/>
          <a:cxnLst/>
          <a:rect l="0" t="0" r="0" b="0"/>
          <a:pathLst>
            <a:path>
              <a:moveTo>
                <a:pt x="0" y="0"/>
              </a:moveTo>
              <a:lnTo>
                <a:pt x="0" y="2662755"/>
              </a:lnTo>
              <a:lnTo>
                <a:pt x="163861" y="266275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72650-9EEC-4DB2-B8E7-BF5AF8F76375}">
      <dsp:nvSpPr>
        <dsp:cNvPr id="0" name=""/>
        <dsp:cNvSpPr/>
      </dsp:nvSpPr>
      <dsp:spPr>
        <a:xfrm>
          <a:off x="2376697" y="3867843"/>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2520070"/>
              <a:satOff val="351"/>
              <a:lumOff val="30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Mon compte</a:t>
          </a:r>
        </a:p>
        <a:p>
          <a:pPr marL="57150" lvl="1" indent="-57150" algn="l" defTabSz="444500">
            <a:lnSpc>
              <a:spcPct val="90000"/>
            </a:lnSpc>
            <a:spcBef>
              <a:spcPct val="0"/>
            </a:spcBef>
            <a:spcAft>
              <a:spcPct val="15000"/>
            </a:spcAft>
            <a:buChar char="•"/>
          </a:pPr>
          <a:r>
            <a:rPr lang="fr-FR" sz="1000" kern="1200"/>
            <a:t>Mes informations</a:t>
          </a:r>
        </a:p>
        <a:p>
          <a:pPr marL="57150" lvl="1" indent="-57150" algn="l" defTabSz="444500">
            <a:lnSpc>
              <a:spcPct val="90000"/>
            </a:lnSpc>
            <a:spcBef>
              <a:spcPct val="0"/>
            </a:spcBef>
            <a:spcAft>
              <a:spcPct val="15000"/>
            </a:spcAft>
            <a:buChar char="•"/>
          </a:pPr>
          <a:r>
            <a:rPr lang="fr-FR" sz="1000" kern="1200"/>
            <a:t>Mes commandes</a:t>
          </a:r>
        </a:p>
        <a:p>
          <a:pPr marL="57150" lvl="1" indent="-57150" algn="l" defTabSz="444500">
            <a:lnSpc>
              <a:spcPct val="90000"/>
            </a:lnSpc>
            <a:spcBef>
              <a:spcPct val="0"/>
            </a:spcBef>
            <a:spcAft>
              <a:spcPct val="15000"/>
            </a:spcAft>
            <a:buChar char="•"/>
          </a:pPr>
          <a:r>
            <a:rPr lang="fr-FR" sz="1000" kern="1200"/>
            <a:t>Mes réservations</a:t>
          </a:r>
        </a:p>
      </dsp:txBody>
      <dsp:txXfrm>
        <a:off x="2400694" y="3891840"/>
        <a:ext cx="1262900" cy="771315"/>
      </dsp:txXfrm>
    </dsp:sp>
    <dsp:sp modelId="{70D48020-875B-4C72-83AD-3BB39729D24F}">
      <dsp:nvSpPr>
        <dsp:cNvPr id="0" name=""/>
        <dsp:cNvSpPr/>
      </dsp:nvSpPr>
      <dsp:spPr>
        <a:xfrm>
          <a:off x="4097247" y="795433"/>
          <a:ext cx="1638618" cy="819309"/>
        </a:xfrm>
        <a:prstGeom prst="roundRect">
          <a:avLst>
            <a:gd name="adj" fmla="val 10000"/>
          </a:avLst>
        </a:prstGeom>
        <a:solidFill>
          <a:schemeClr val="accent2">
            <a:hueOff val="3240090"/>
            <a:satOff val="451"/>
            <a:lumOff val="39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40005" bIns="26670" numCol="1" spcCol="1270" anchor="ctr" anchorCtr="0">
          <a:noAutofit/>
        </a:bodyPr>
        <a:lstStyle/>
        <a:p>
          <a:pPr marL="0" lvl="0" indent="0" algn="ctr" defTabSz="933450">
            <a:lnSpc>
              <a:spcPct val="90000"/>
            </a:lnSpc>
            <a:spcBef>
              <a:spcPct val="0"/>
            </a:spcBef>
            <a:spcAft>
              <a:spcPct val="35000"/>
            </a:spcAft>
            <a:buNone/>
          </a:pPr>
          <a:r>
            <a:rPr lang="fr-FR" sz="2100" kern="1200"/>
            <a:t>Autres pages du site</a:t>
          </a:r>
        </a:p>
      </dsp:txBody>
      <dsp:txXfrm>
        <a:off x="4121244" y="819430"/>
        <a:ext cx="1590624" cy="771315"/>
      </dsp:txXfrm>
    </dsp:sp>
    <dsp:sp modelId="{23024086-782C-44B5-BEEA-01250B029389}">
      <dsp:nvSpPr>
        <dsp:cNvPr id="0" name=""/>
        <dsp:cNvSpPr/>
      </dsp:nvSpPr>
      <dsp:spPr>
        <a:xfrm>
          <a:off x="4261108" y="1614742"/>
          <a:ext cx="163861" cy="614482"/>
        </a:xfrm>
        <a:custGeom>
          <a:avLst/>
          <a:gdLst/>
          <a:ahLst/>
          <a:cxnLst/>
          <a:rect l="0" t="0" r="0" b="0"/>
          <a:pathLst>
            <a:path>
              <a:moveTo>
                <a:pt x="0" y="0"/>
              </a:moveTo>
              <a:lnTo>
                <a:pt x="0" y="614482"/>
              </a:lnTo>
              <a:lnTo>
                <a:pt x="163861" y="61448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EFCAEB-46B3-4DA9-99F0-27FE4D16BD99}">
      <dsp:nvSpPr>
        <dsp:cNvPr id="0" name=""/>
        <dsp:cNvSpPr/>
      </dsp:nvSpPr>
      <dsp:spPr>
        <a:xfrm>
          <a:off x="4424970" y="1819570"/>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2880080"/>
              <a:satOff val="401"/>
              <a:lumOff val="34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Qui nous sommes ?</a:t>
          </a:r>
        </a:p>
      </dsp:txBody>
      <dsp:txXfrm>
        <a:off x="4448967" y="1843567"/>
        <a:ext cx="1262900" cy="771315"/>
      </dsp:txXfrm>
    </dsp:sp>
    <dsp:sp modelId="{2772F614-184C-40CC-93EE-507651CAE40D}">
      <dsp:nvSpPr>
        <dsp:cNvPr id="0" name=""/>
        <dsp:cNvSpPr/>
      </dsp:nvSpPr>
      <dsp:spPr>
        <a:xfrm>
          <a:off x="4261108" y="1614742"/>
          <a:ext cx="163861" cy="1638618"/>
        </a:xfrm>
        <a:custGeom>
          <a:avLst/>
          <a:gdLst/>
          <a:ahLst/>
          <a:cxnLst/>
          <a:rect l="0" t="0" r="0" b="0"/>
          <a:pathLst>
            <a:path>
              <a:moveTo>
                <a:pt x="0" y="0"/>
              </a:moveTo>
              <a:lnTo>
                <a:pt x="0" y="1638618"/>
              </a:lnTo>
              <a:lnTo>
                <a:pt x="163861" y="163861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5850BA-6316-4408-B4BD-0F443574634A}">
      <dsp:nvSpPr>
        <dsp:cNvPr id="0" name=""/>
        <dsp:cNvSpPr/>
      </dsp:nvSpPr>
      <dsp:spPr>
        <a:xfrm>
          <a:off x="4424970" y="2843706"/>
          <a:ext cx="1310894" cy="81930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3240090"/>
              <a:satOff val="451"/>
              <a:lumOff val="39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Contact</a:t>
          </a:r>
        </a:p>
      </dsp:txBody>
      <dsp:txXfrm>
        <a:off x="4448967" y="2867703"/>
        <a:ext cx="1262900" cy="7713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B1752D-28A3-4AB3-83EA-FB6167C4180F}">
      <dsp:nvSpPr>
        <dsp:cNvPr id="0" name=""/>
        <dsp:cNvSpPr/>
      </dsp:nvSpPr>
      <dsp:spPr>
        <a:xfrm>
          <a:off x="700" y="19175"/>
          <a:ext cx="1638444" cy="81922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40005" bIns="26670" numCol="1" spcCol="1270" anchor="ctr" anchorCtr="0">
          <a:noAutofit/>
        </a:bodyPr>
        <a:lstStyle/>
        <a:p>
          <a:pPr marL="0" lvl="0" indent="0" algn="ctr" defTabSz="933450">
            <a:lnSpc>
              <a:spcPct val="90000"/>
            </a:lnSpc>
            <a:spcBef>
              <a:spcPct val="0"/>
            </a:spcBef>
            <a:spcAft>
              <a:spcPct val="35000"/>
            </a:spcAft>
            <a:buNone/>
          </a:pPr>
          <a:r>
            <a:rPr lang="fr-FR" sz="2100" kern="1200"/>
            <a:t>Navigation principale</a:t>
          </a:r>
        </a:p>
      </dsp:txBody>
      <dsp:txXfrm>
        <a:off x="24694" y="43169"/>
        <a:ext cx="1590456" cy="771234"/>
      </dsp:txXfrm>
    </dsp:sp>
    <dsp:sp modelId="{6B7CBF7C-EA19-4616-83C0-F7B3C61A1939}">
      <dsp:nvSpPr>
        <dsp:cNvPr id="0" name=""/>
        <dsp:cNvSpPr/>
      </dsp:nvSpPr>
      <dsp:spPr>
        <a:xfrm>
          <a:off x="164544" y="838397"/>
          <a:ext cx="163844" cy="614416"/>
        </a:xfrm>
        <a:custGeom>
          <a:avLst/>
          <a:gdLst/>
          <a:ahLst/>
          <a:cxnLst/>
          <a:rect l="0" t="0" r="0" b="0"/>
          <a:pathLst>
            <a:path>
              <a:moveTo>
                <a:pt x="0" y="0"/>
              </a:moveTo>
              <a:lnTo>
                <a:pt x="0" y="614416"/>
              </a:lnTo>
              <a:lnTo>
                <a:pt x="163844" y="61441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5D6664-2398-425C-8E1E-DE289230FED8}">
      <dsp:nvSpPr>
        <dsp:cNvPr id="0" name=""/>
        <dsp:cNvSpPr/>
      </dsp:nvSpPr>
      <dsp:spPr>
        <a:xfrm>
          <a:off x="328389" y="1043203"/>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Page d'accueil</a:t>
          </a:r>
        </a:p>
      </dsp:txBody>
      <dsp:txXfrm>
        <a:off x="352383" y="1067197"/>
        <a:ext cx="1262767" cy="771234"/>
      </dsp:txXfrm>
    </dsp:sp>
    <dsp:sp modelId="{9DC87B47-DB2E-4FD4-9F54-34C36EB75DF3}">
      <dsp:nvSpPr>
        <dsp:cNvPr id="0" name=""/>
        <dsp:cNvSpPr/>
      </dsp:nvSpPr>
      <dsp:spPr>
        <a:xfrm>
          <a:off x="164544" y="838397"/>
          <a:ext cx="163844" cy="1638444"/>
        </a:xfrm>
        <a:custGeom>
          <a:avLst/>
          <a:gdLst/>
          <a:ahLst/>
          <a:cxnLst/>
          <a:rect l="0" t="0" r="0" b="0"/>
          <a:pathLst>
            <a:path>
              <a:moveTo>
                <a:pt x="0" y="0"/>
              </a:moveTo>
              <a:lnTo>
                <a:pt x="0" y="1638444"/>
              </a:lnTo>
              <a:lnTo>
                <a:pt x="163844" y="16384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CFD944-FDB4-416D-BDC6-579BE9A2C3DA}">
      <dsp:nvSpPr>
        <dsp:cNvPr id="0" name=""/>
        <dsp:cNvSpPr/>
      </dsp:nvSpPr>
      <dsp:spPr>
        <a:xfrm>
          <a:off x="328389" y="2067230"/>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360010"/>
              <a:satOff val="50"/>
              <a:lumOff val="4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Présentation</a:t>
          </a:r>
        </a:p>
        <a:p>
          <a:pPr marL="57150" lvl="1" indent="-57150" algn="l" defTabSz="444500">
            <a:lnSpc>
              <a:spcPct val="90000"/>
            </a:lnSpc>
            <a:spcBef>
              <a:spcPct val="0"/>
            </a:spcBef>
            <a:spcAft>
              <a:spcPct val="15000"/>
            </a:spcAft>
            <a:buChar char="•"/>
          </a:pPr>
          <a:r>
            <a:rPr lang="fr-FR" sz="1000" kern="1200"/>
            <a:t>Ecologie</a:t>
          </a:r>
        </a:p>
        <a:p>
          <a:pPr marL="57150" lvl="1" indent="-57150" algn="l" defTabSz="444500">
            <a:lnSpc>
              <a:spcPct val="90000"/>
            </a:lnSpc>
            <a:spcBef>
              <a:spcPct val="0"/>
            </a:spcBef>
            <a:spcAft>
              <a:spcPct val="15000"/>
            </a:spcAft>
            <a:buChar char="•"/>
          </a:pPr>
          <a:r>
            <a:rPr lang="fr-FR" sz="1000" kern="1200"/>
            <a:t>Personnalisation</a:t>
          </a:r>
        </a:p>
      </dsp:txBody>
      <dsp:txXfrm>
        <a:off x="352383" y="2091224"/>
        <a:ext cx="1262767" cy="771234"/>
      </dsp:txXfrm>
    </dsp:sp>
    <dsp:sp modelId="{17E3276A-B994-47AF-9B0C-D88669692AFB}">
      <dsp:nvSpPr>
        <dsp:cNvPr id="0" name=""/>
        <dsp:cNvSpPr/>
      </dsp:nvSpPr>
      <dsp:spPr>
        <a:xfrm>
          <a:off x="164544" y="838397"/>
          <a:ext cx="163844" cy="2662471"/>
        </a:xfrm>
        <a:custGeom>
          <a:avLst/>
          <a:gdLst/>
          <a:ahLst/>
          <a:cxnLst/>
          <a:rect l="0" t="0" r="0" b="0"/>
          <a:pathLst>
            <a:path>
              <a:moveTo>
                <a:pt x="0" y="0"/>
              </a:moveTo>
              <a:lnTo>
                <a:pt x="0" y="2662471"/>
              </a:lnTo>
              <a:lnTo>
                <a:pt x="163844" y="266247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17E83-C4FC-4E6D-B334-8F3A5A4FF0AD}">
      <dsp:nvSpPr>
        <dsp:cNvPr id="0" name=""/>
        <dsp:cNvSpPr/>
      </dsp:nvSpPr>
      <dsp:spPr>
        <a:xfrm>
          <a:off x="328389" y="3091258"/>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720020"/>
              <a:satOff val="100"/>
              <a:lumOff val="8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Evenements</a:t>
          </a:r>
        </a:p>
        <a:p>
          <a:pPr marL="57150" lvl="1" indent="-57150" algn="l" defTabSz="444500">
            <a:lnSpc>
              <a:spcPct val="90000"/>
            </a:lnSpc>
            <a:spcBef>
              <a:spcPct val="0"/>
            </a:spcBef>
            <a:spcAft>
              <a:spcPct val="15000"/>
            </a:spcAft>
            <a:buChar char="•"/>
          </a:pPr>
          <a:r>
            <a:rPr lang="fr-FR" sz="1000" kern="1200"/>
            <a:t>Evènements passés</a:t>
          </a:r>
        </a:p>
        <a:p>
          <a:pPr marL="57150" lvl="1" indent="-57150" algn="l" defTabSz="444500">
            <a:lnSpc>
              <a:spcPct val="90000"/>
            </a:lnSpc>
            <a:spcBef>
              <a:spcPct val="0"/>
            </a:spcBef>
            <a:spcAft>
              <a:spcPct val="15000"/>
            </a:spcAft>
            <a:buChar char="•"/>
          </a:pPr>
          <a:r>
            <a:rPr lang="fr-FR" sz="1000" kern="1200"/>
            <a:t>Evènements futurs</a:t>
          </a:r>
        </a:p>
        <a:p>
          <a:pPr marL="57150" lvl="1" indent="-57150" algn="l" defTabSz="444500">
            <a:lnSpc>
              <a:spcPct val="90000"/>
            </a:lnSpc>
            <a:spcBef>
              <a:spcPct val="0"/>
            </a:spcBef>
            <a:spcAft>
              <a:spcPct val="15000"/>
            </a:spcAft>
            <a:buChar char="•"/>
          </a:pPr>
          <a:r>
            <a:rPr lang="fr-FR" sz="1000" kern="1200"/>
            <a:t>Reserver un essai</a:t>
          </a:r>
        </a:p>
      </dsp:txBody>
      <dsp:txXfrm>
        <a:off x="352383" y="3115252"/>
        <a:ext cx="1262767" cy="771234"/>
      </dsp:txXfrm>
    </dsp:sp>
    <dsp:sp modelId="{7FC2323C-3ACE-4BC7-9BCA-DCAE4C2FCFBE}">
      <dsp:nvSpPr>
        <dsp:cNvPr id="0" name=""/>
        <dsp:cNvSpPr/>
      </dsp:nvSpPr>
      <dsp:spPr>
        <a:xfrm>
          <a:off x="164544" y="838397"/>
          <a:ext cx="163844" cy="3686499"/>
        </a:xfrm>
        <a:custGeom>
          <a:avLst/>
          <a:gdLst/>
          <a:ahLst/>
          <a:cxnLst/>
          <a:rect l="0" t="0" r="0" b="0"/>
          <a:pathLst>
            <a:path>
              <a:moveTo>
                <a:pt x="0" y="0"/>
              </a:moveTo>
              <a:lnTo>
                <a:pt x="0" y="3686499"/>
              </a:lnTo>
              <a:lnTo>
                <a:pt x="163844" y="368649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4D5870-285C-405A-B2E7-A9DA50946523}">
      <dsp:nvSpPr>
        <dsp:cNvPr id="0" name=""/>
        <dsp:cNvSpPr/>
      </dsp:nvSpPr>
      <dsp:spPr>
        <a:xfrm>
          <a:off x="328389" y="4115285"/>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080030"/>
              <a:satOff val="150"/>
              <a:lumOff val="13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Produits</a:t>
          </a:r>
        </a:p>
        <a:p>
          <a:pPr marL="57150" lvl="1" indent="-57150" algn="l" defTabSz="444500">
            <a:lnSpc>
              <a:spcPct val="90000"/>
            </a:lnSpc>
            <a:spcBef>
              <a:spcPct val="0"/>
            </a:spcBef>
            <a:spcAft>
              <a:spcPct val="15000"/>
            </a:spcAft>
            <a:buChar char="•"/>
          </a:pPr>
          <a:r>
            <a:rPr lang="fr-FR" sz="1000" kern="1200"/>
            <a:t>Les vélomobiles</a:t>
          </a:r>
        </a:p>
        <a:p>
          <a:pPr marL="57150" lvl="1" indent="-57150" algn="l" defTabSz="444500">
            <a:lnSpc>
              <a:spcPct val="90000"/>
            </a:lnSpc>
            <a:spcBef>
              <a:spcPct val="0"/>
            </a:spcBef>
            <a:spcAft>
              <a:spcPct val="15000"/>
            </a:spcAft>
            <a:buChar char="•"/>
          </a:pPr>
          <a:r>
            <a:rPr lang="fr-FR" sz="1000" kern="1200"/>
            <a:t>Les accessoires</a:t>
          </a:r>
        </a:p>
      </dsp:txBody>
      <dsp:txXfrm>
        <a:off x="352383" y="4139279"/>
        <a:ext cx="1262767" cy="771234"/>
      </dsp:txXfrm>
    </dsp:sp>
    <dsp:sp modelId="{76472EE7-4E36-4A83-B3A9-EE381629713F}">
      <dsp:nvSpPr>
        <dsp:cNvPr id="0" name=""/>
        <dsp:cNvSpPr/>
      </dsp:nvSpPr>
      <dsp:spPr>
        <a:xfrm>
          <a:off x="164544" y="838397"/>
          <a:ext cx="163844" cy="4710527"/>
        </a:xfrm>
        <a:custGeom>
          <a:avLst/>
          <a:gdLst/>
          <a:ahLst/>
          <a:cxnLst/>
          <a:rect l="0" t="0" r="0" b="0"/>
          <a:pathLst>
            <a:path>
              <a:moveTo>
                <a:pt x="0" y="0"/>
              </a:moveTo>
              <a:lnTo>
                <a:pt x="0" y="4710527"/>
              </a:lnTo>
              <a:lnTo>
                <a:pt x="163844" y="4710527"/>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459532-44F4-423E-BC05-1ECEF9D0CCEF}">
      <dsp:nvSpPr>
        <dsp:cNvPr id="0" name=""/>
        <dsp:cNvSpPr/>
      </dsp:nvSpPr>
      <dsp:spPr>
        <a:xfrm>
          <a:off x="328389" y="5139313"/>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440040"/>
              <a:satOff val="200"/>
              <a:lumOff val="17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Entretien</a:t>
          </a:r>
        </a:p>
        <a:p>
          <a:pPr marL="57150" lvl="1" indent="-57150" algn="l" defTabSz="444500">
            <a:lnSpc>
              <a:spcPct val="90000"/>
            </a:lnSpc>
            <a:spcBef>
              <a:spcPct val="0"/>
            </a:spcBef>
            <a:spcAft>
              <a:spcPct val="15000"/>
            </a:spcAft>
            <a:buChar char="•"/>
          </a:pPr>
          <a:r>
            <a:rPr lang="fr-FR" sz="1000" kern="1200"/>
            <a:t>Guides généraux</a:t>
          </a:r>
        </a:p>
        <a:p>
          <a:pPr marL="57150" lvl="1" indent="-57150" algn="l" defTabSz="444500">
            <a:lnSpc>
              <a:spcPct val="90000"/>
            </a:lnSpc>
            <a:spcBef>
              <a:spcPct val="0"/>
            </a:spcBef>
            <a:spcAft>
              <a:spcPct val="15000"/>
            </a:spcAft>
            <a:buChar char="•"/>
          </a:pPr>
          <a:r>
            <a:rPr lang="fr-FR" sz="1000" kern="1200"/>
            <a:t>Guides par modèle</a:t>
          </a:r>
        </a:p>
      </dsp:txBody>
      <dsp:txXfrm>
        <a:off x="352383" y="5163307"/>
        <a:ext cx="1262767" cy="771234"/>
      </dsp:txXfrm>
    </dsp:sp>
    <dsp:sp modelId="{7D8317FB-DACF-4BF9-B969-9B9E5A724AA6}">
      <dsp:nvSpPr>
        <dsp:cNvPr id="0" name=""/>
        <dsp:cNvSpPr/>
      </dsp:nvSpPr>
      <dsp:spPr>
        <a:xfrm>
          <a:off x="2048755" y="19175"/>
          <a:ext cx="1638444" cy="819222"/>
        </a:xfrm>
        <a:prstGeom prst="roundRect">
          <a:avLst>
            <a:gd name="adj" fmla="val 10000"/>
          </a:avLst>
        </a:prstGeom>
        <a:solidFill>
          <a:schemeClr val="accent2">
            <a:hueOff val="1620045"/>
            <a:satOff val="225"/>
            <a:lumOff val="19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40005" bIns="26670" numCol="1" spcCol="1270" anchor="ctr" anchorCtr="0">
          <a:noAutofit/>
        </a:bodyPr>
        <a:lstStyle/>
        <a:p>
          <a:pPr marL="0" lvl="0" indent="0" algn="ctr" defTabSz="933450">
            <a:lnSpc>
              <a:spcPct val="90000"/>
            </a:lnSpc>
            <a:spcBef>
              <a:spcPct val="0"/>
            </a:spcBef>
            <a:spcAft>
              <a:spcPct val="35000"/>
            </a:spcAft>
            <a:buNone/>
          </a:pPr>
          <a:r>
            <a:rPr lang="fr-FR" sz="2100" kern="1200"/>
            <a:t>Navigation utilisateur</a:t>
          </a:r>
        </a:p>
      </dsp:txBody>
      <dsp:txXfrm>
        <a:off x="2072749" y="43169"/>
        <a:ext cx="1590456" cy="771234"/>
      </dsp:txXfrm>
    </dsp:sp>
    <dsp:sp modelId="{51AD9F07-3BD3-4394-9402-CCFE2545A00F}">
      <dsp:nvSpPr>
        <dsp:cNvPr id="0" name=""/>
        <dsp:cNvSpPr/>
      </dsp:nvSpPr>
      <dsp:spPr>
        <a:xfrm>
          <a:off x="2212599" y="838397"/>
          <a:ext cx="163844" cy="614416"/>
        </a:xfrm>
        <a:custGeom>
          <a:avLst/>
          <a:gdLst/>
          <a:ahLst/>
          <a:cxnLst/>
          <a:rect l="0" t="0" r="0" b="0"/>
          <a:pathLst>
            <a:path>
              <a:moveTo>
                <a:pt x="0" y="0"/>
              </a:moveTo>
              <a:lnTo>
                <a:pt x="0" y="614416"/>
              </a:lnTo>
              <a:lnTo>
                <a:pt x="163844" y="61441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075963-49CA-4F21-8C41-6AB8699FA3FD}">
      <dsp:nvSpPr>
        <dsp:cNvPr id="0" name=""/>
        <dsp:cNvSpPr/>
      </dsp:nvSpPr>
      <dsp:spPr>
        <a:xfrm>
          <a:off x="2376444" y="1043203"/>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800050"/>
              <a:satOff val="251"/>
              <a:lumOff val="21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Connexion</a:t>
          </a:r>
        </a:p>
        <a:p>
          <a:pPr marL="57150" lvl="1" indent="-57150" algn="l" defTabSz="444500">
            <a:lnSpc>
              <a:spcPct val="90000"/>
            </a:lnSpc>
            <a:spcBef>
              <a:spcPct val="0"/>
            </a:spcBef>
            <a:spcAft>
              <a:spcPct val="15000"/>
            </a:spcAft>
            <a:buChar char="•"/>
          </a:pPr>
          <a:r>
            <a:rPr lang="fr-FR" sz="1000" kern="1200"/>
            <a:t>Inscription</a:t>
          </a:r>
        </a:p>
        <a:p>
          <a:pPr marL="57150" lvl="1" indent="-57150" algn="l" defTabSz="444500">
            <a:lnSpc>
              <a:spcPct val="90000"/>
            </a:lnSpc>
            <a:spcBef>
              <a:spcPct val="0"/>
            </a:spcBef>
            <a:spcAft>
              <a:spcPct val="15000"/>
            </a:spcAft>
            <a:buChar char="•"/>
          </a:pPr>
          <a:r>
            <a:rPr lang="fr-FR" sz="1000" kern="1200"/>
            <a:t>Connexion</a:t>
          </a:r>
        </a:p>
        <a:p>
          <a:pPr marL="57150" lvl="1" indent="-57150" algn="l" defTabSz="444500">
            <a:lnSpc>
              <a:spcPct val="90000"/>
            </a:lnSpc>
            <a:spcBef>
              <a:spcPct val="0"/>
            </a:spcBef>
            <a:spcAft>
              <a:spcPct val="15000"/>
            </a:spcAft>
            <a:buChar char="•"/>
          </a:pPr>
          <a:r>
            <a:rPr lang="fr-FR" sz="1000" kern="1200"/>
            <a:t>Deconnexion</a:t>
          </a:r>
        </a:p>
      </dsp:txBody>
      <dsp:txXfrm>
        <a:off x="2400438" y="1067197"/>
        <a:ext cx="1262767" cy="771234"/>
      </dsp:txXfrm>
    </dsp:sp>
    <dsp:sp modelId="{9CC11198-EEEB-403F-AD9A-F97429047598}">
      <dsp:nvSpPr>
        <dsp:cNvPr id="0" name=""/>
        <dsp:cNvSpPr/>
      </dsp:nvSpPr>
      <dsp:spPr>
        <a:xfrm>
          <a:off x="2212599" y="838397"/>
          <a:ext cx="163844" cy="1638444"/>
        </a:xfrm>
        <a:custGeom>
          <a:avLst/>
          <a:gdLst/>
          <a:ahLst/>
          <a:cxnLst/>
          <a:rect l="0" t="0" r="0" b="0"/>
          <a:pathLst>
            <a:path>
              <a:moveTo>
                <a:pt x="0" y="0"/>
              </a:moveTo>
              <a:lnTo>
                <a:pt x="0" y="1638444"/>
              </a:lnTo>
              <a:lnTo>
                <a:pt x="163844" y="16384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E8D6AE-62B5-4047-AE5E-93EE487EA341}">
      <dsp:nvSpPr>
        <dsp:cNvPr id="0" name=""/>
        <dsp:cNvSpPr/>
      </dsp:nvSpPr>
      <dsp:spPr>
        <a:xfrm>
          <a:off x="2376444" y="2067230"/>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2160060"/>
              <a:satOff val="301"/>
              <a:lumOff val="26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Panier</a:t>
          </a:r>
        </a:p>
      </dsp:txBody>
      <dsp:txXfrm>
        <a:off x="2400438" y="2091224"/>
        <a:ext cx="1262767" cy="771234"/>
      </dsp:txXfrm>
    </dsp:sp>
    <dsp:sp modelId="{63F7A0F6-7435-42D6-9F0C-577FDF73E313}">
      <dsp:nvSpPr>
        <dsp:cNvPr id="0" name=""/>
        <dsp:cNvSpPr/>
      </dsp:nvSpPr>
      <dsp:spPr>
        <a:xfrm>
          <a:off x="2212599" y="838397"/>
          <a:ext cx="163844" cy="2662471"/>
        </a:xfrm>
        <a:custGeom>
          <a:avLst/>
          <a:gdLst/>
          <a:ahLst/>
          <a:cxnLst/>
          <a:rect l="0" t="0" r="0" b="0"/>
          <a:pathLst>
            <a:path>
              <a:moveTo>
                <a:pt x="0" y="0"/>
              </a:moveTo>
              <a:lnTo>
                <a:pt x="0" y="2662471"/>
              </a:lnTo>
              <a:lnTo>
                <a:pt x="163844" y="266247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272650-9EEC-4DB2-B8E7-BF5AF8F76375}">
      <dsp:nvSpPr>
        <dsp:cNvPr id="0" name=""/>
        <dsp:cNvSpPr/>
      </dsp:nvSpPr>
      <dsp:spPr>
        <a:xfrm>
          <a:off x="2376444" y="3091258"/>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2520070"/>
              <a:satOff val="351"/>
              <a:lumOff val="30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fr-FR" sz="1300" kern="1200"/>
            <a:t>Mon compte</a:t>
          </a:r>
        </a:p>
        <a:p>
          <a:pPr marL="57150" lvl="1" indent="-57150" algn="l" defTabSz="444500">
            <a:lnSpc>
              <a:spcPct val="90000"/>
            </a:lnSpc>
            <a:spcBef>
              <a:spcPct val="0"/>
            </a:spcBef>
            <a:spcAft>
              <a:spcPct val="15000"/>
            </a:spcAft>
            <a:buChar char="•"/>
          </a:pPr>
          <a:r>
            <a:rPr lang="fr-FR" sz="1000" kern="1200"/>
            <a:t>Mes informations</a:t>
          </a:r>
        </a:p>
        <a:p>
          <a:pPr marL="57150" lvl="1" indent="-57150" algn="l" defTabSz="444500">
            <a:lnSpc>
              <a:spcPct val="90000"/>
            </a:lnSpc>
            <a:spcBef>
              <a:spcPct val="0"/>
            </a:spcBef>
            <a:spcAft>
              <a:spcPct val="15000"/>
            </a:spcAft>
            <a:buChar char="•"/>
          </a:pPr>
          <a:r>
            <a:rPr lang="fr-FR" sz="1000" kern="1200"/>
            <a:t>Mes commandes</a:t>
          </a:r>
        </a:p>
        <a:p>
          <a:pPr marL="57150" lvl="1" indent="-57150" algn="l" defTabSz="444500">
            <a:lnSpc>
              <a:spcPct val="90000"/>
            </a:lnSpc>
            <a:spcBef>
              <a:spcPct val="0"/>
            </a:spcBef>
            <a:spcAft>
              <a:spcPct val="15000"/>
            </a:spcAft>
            <a:buChar char="•"/>
          </a:pPr>
          <a:r>
            <a:rPr lang="fr-FR" sz="1000" kern="1200"/>
            <a:t>Mes réservations</a:t>
          </a:r>
        </a:p>
      </dsp:txBody>
      <dsp:txXfrm>
        <a:off x="2400438" y="3115252"/>
        <a:ext cx="1262767" cy="771234"/>
      </dsp:txXfrm>
    </dsp:sp>
    <dsp:sp modelId="{70D48020-875B-4C72-83AD-3BB39729D24F}">
      <dsp:nvSpPr>
        <dsp:cNvPr id="0" name=""/>
        <dsp:cNvSpPr/>
      </dsp:nvSpPr>
      <dsp:spPr>
        <a:xfrm>
          <a:off x="4096810" y="19175"/>
          <a:ext cx="1638444" cy="819222"/>
        </a:xfrm>
        <a:prstGeom prst="roundRect">
          <a:avLst>
            <a:gd name="adj" fmla="val 10000"/>
          </a:avLst>
        </a:prstGeom>
        <a:solidFill>
          <a:schemeClr val="accent2">
            <a:hueOff val="3240090"/>
            <a:satOff val="451"/>
            <a:lumOff val="39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40005" bIns="26670" numCol="1" spcCol="1270" anchor="ctr" anchorCtr="0">
          <a:noAutofit/>
        </a:bodyPr>
        <a:lstStyle/>
        <a:p>
          <a:pPr marL="0" lvl="0" indent="0" algn="ctr" defTabSz="933450">
            <a:lnSpc>
              <a:spcPct val="90000"/>
            </a:lnSpc>
            <a:spcBef>
              <a:spcPct val="0"/>
            </a:spcBef>
            <a:spcAft>
              <a:spcPct val="35000"/>
            </a:spcAft>
            <a:buNone/>
          </a:pPr>
          <a:r>
            <a:rPr lang="fr-FR" sz="2100" kern="1200"/>
            <a:t>Autres pages du site</a:t>
          </a:r>
        </a:p>
      </dsp:txBody>
      <dsp:txXfrm>
        <a:off x="4120804" y="43169"/>
        <a:ext cx="1590456" cy="771234"/>
      </dsp:txXfrm>
    </dsp:sp>
    <dsp:sp modelId="{23024086-782C-44B5-BEEA-01250B029389}">
      <dsp:nvSpPr>
        <dsp:cNvPr id="0" name=""/>
        <dsp:cNvSpPr/>
      </dsp:nvSpPr>
      <dsp:spPr>
        <a:xfrm>
          <a:off x="4260655" y="838397"/>
          <a:ext cx="163844" cy="614416"/>
        </a:xfrm>
        <a:custGeom>
          <a:avLst/>
          <a:gdLst/>
          <a:ahLst/>
          <a:cxnLst/>
          <a:rect l="0" t="0" r="0" b="0"/>
          <a:pathLst>
            <a:path>
              <a:moveTo>
                <a:pt x="0" y="0"/>
              </a:moveTo>
              <a:lnTo>
                <a:pt x="0" y="614416"/>
              </a:lnTo>
              <a:lnTo>
                <a:pt x="163844" y="61441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EFCAEB-46B3-4DA9-99F0-27FE4D16BD99}">
      <dsp:nvSpPr>
        <dsp:cNvPr id="0" name=""/>
        <dsp:cNvSpPr/>
      </dsp:nvSpPr>
      <dsp:spPr>
        <a:xfrm>
          <a:off x="4424499" y="1043203"/>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2880080"/>
              <a:satOff val="401"/>
              <a:lumOff val="34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Qui nous sommes ?</a:t>
          </a:r>
        </a:p>
      </dsp:txBody>
      <dsp:txXfrm>
        <a:off x="4448493" y="1067197"/>
        <a:ext cx="1262767" cy="771234"/>
      </dsp:txXfrm>
    </dsp:sp>
    <dsp:sp modelId="{2772F614-184C-40CC-93EE-507651CAE40D}">
      <dsp:nvSpPr>
        <dsp:cNvPr id="0" name=""/>
        <dsp:cNvSpPr/>
      </dsp:nvSpPr>
      <dsp:spPr>
        <a:xfrm>
          <a:off x="4260655" y="838397"/>
          <a:ext cx="163844" cy="1638444"/>
        </a:xfrm>
        <a:custGeom>
          <a:avLst/>
          <a:gdLst/>
          <a:ahLst/>
          <a:cxnLst/>
          <a:rect l="0" t="0" r="0" b="0"/>
          <a:pathLst>
            <a:path>
              <a:moveTo>
                <a:pt x="0" y="0"/>
              </a:moveTo>
              <a:lnTo>
                <a:pt x="0" y="1638444"/>
              </a:lnTo>
              <a:lnTo>
                <a:pt x="163844" y="163844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5850BA-6316-4408-B4BD-0F443574634A}">
      <dsp:nvSpPr>
        <dsp:cNvPr id="0" name=""/>
        <dsp:cNvSpPr/>
      </dsp:nvSpPr>
      <dsp:spPr>
        <a:xfrm>
          <a:off x="4424499" y="2067230"/>
          <a:ext cx="1310755" cy="81922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3240090"/>
              <a:satOff val="451"/>
              <a:lumOff val="39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fr-FR" sz="1300" kern="1200"/>
            <a:t>Contact</a:t>
          </a:r>
        </a:p>
      </dsp:txBody>
      <dsp:txXfrm>
        <a:off x="4448493" y="2091224"/>
        <a:ext cx="1262767" cy="77123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Personnalisé 1">
      <a:dk1>
        <a:sysClr val="windowText" lastClr="000000"/>
      </a:dk1>
      <a:lt1>
        <a:sysClr val="window" lastClr="FFFFFF"/>
      </a:lt1>
      <a:dk2>
        <a:srgbClr val="455F51"/>
      </a:dk2>
      <a:lt2>
        <a:srgbClr val="E2DFCC"/>
      </a:lt2>
      <a:accent1>
        <a:srgbClr val="2D6525"/>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4622F-A2E1-4FE5-9AB3-C5119B82B695}">
  <ds:schemaRefs>
    <ds:schemaRef ds:uri="http://schemas.openxmlformats.org/officeDocument/2006/bibliography"/>
  </ds:schemaRefs>
</ds:datastoreItem>
</file>

<file path=docMetadata/LabelInfo.xml><?xml version="1.0" encoding="utf-8"?>
<clbl:labelList xmlns:clbl="http://schemas.microsoft.com/office/2020/mipLabelMetadata">
  <clbl:label id="{c2414070-5698-46e4-abf8-b8f1b3c64e81}"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Normal.dotm</Template>
  <TotalTime>996</TotalTime>
  <Pages>11</Pages>
  <Words>2892</Words>
  <Characters>15908</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TIERTANT</dc:creator>
  <cp:keywords/>
  <dc:description/>
  <cp:lastModifiedBy>Alice TIERTANT</cp:lastModifiedBy>
  <cp:revision>174</cp:revision>
  <dcterms:created xsi:type="dcterms:W3CDTF">2025-04-08T08:15:00Z</dcterms:created>
  <dcterms:modified xsi:type="dcterms:W3CDTF">2026-07-16T15:02:00Z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3a69fc80,41f3b034,779b2026</vt:lpwstr>
  </property>
  <property fmtid="{D5CDD505-2E9C-101B-9397-08002B2CF9AE}" pid="3" name="ClassificationContentMarkingFooterFontProps">
    <vt:lpwstr>#000000,9,Arial</vt:lpwstr>
  </property>
  <property fmtid="{D5CDD505-2E9C-101B-9397-08002B2CF9AE}" pid="4" name="ClassificationContentMarkingFooterText">
    <vt:lpwstr>Données personnelles</vt:lpwstr>
  </property>
</Properties>
</file>